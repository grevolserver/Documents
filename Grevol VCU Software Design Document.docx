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400206" w14:textId="77777777" w:rsidR="005B0CAB" w:rsidRPr="005B0CAB" w:rsidRDefault="005B0CAB" w:rsidP="005B0CAB">
      <w:pPr>
        <w:spacing w:before="100" w:beforeAutospacing="1" w:after="100" w:afterAutospacing="1" w:line="240" w:lineRule="auto"/>
        <w:outlineLvl w:val="0"/>
        <w:rPr>
          <w:rFonts w:ascii="Times New Roman" w:eastAsia="Times New Roman" w:hAnsi="Times New Roman" w:cs="Times New Roman"/>
          <w:b/>
          <w:bCs/>
          <w:color w:val="4C94D8" w:themeColor="text2" w:themeTint="80"/>
          <w:kern w:val="36"/>
          <w:sz w:val="48"/>
          <w:szCs w:val="48"/>
          <w:lang w:eastAsia="en-IN" w:bidi="hi-IN"/>
          <w14:ligatures w14:val="none"/>
        </w:rPr>
      </w:pPr>
      <w:r w:rsidRPr="005B0CAB">
        <w:rPr>
          <w:rFonts w:ascii="Times New Roman" w:eastAsia="Times New Roman" w:hAnsi="Times New Roman" w:cs="Times New Roman"/>
          <w:b/>
          <w:bCs/>
          <w:color w:val="4C94D8" w:themeColor="text2" w:themeTint="80"/>
          <w:kern w:val="36"/>
          <w:sz w:val="48"/>
          <w:szCs w:val="48"/>
          <w:lang w:eastAsia="en-IN" w:bidi="hi-IN"/>
          <w14:ligatures w14:val="none"/>
        </w:rPr>
        <w:t>Software Design Documentation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80"/>
        <w:gridCol w:w="6946"/>
      </w:tblGrid>
      <w:tr w:rsidR="005B0CAB" w:rsidRPr="005B0CAB" w14:paraId="434C7B7A" w14:textId="77777777" w:rsidTr="00A804E9">
        <w:trPr>
          <w:tblCellSpacing w:w="15" w:type="dxa"/>
        </w:trPr>
        <w:tc>
          <w:tcPr>
            <w:tcW w:w="1935" w:type="dxa"/>
            <w:vAlign w:val="center"/>
            <w:hideMark/>
          </w:tcPr>
          <w:p w14:paraId="6C9A4844" w14:textId="77777777" w:rsidR="005B0CAB" w:rsidRPr="005B0CAB" w:rsidRDefault="005B0CAB" w:rsidP="005B0CAB">
            <w:pPr>
              <w:spacing w:before="100" w:beforeAutospacing="1" w:after="100" w:afterAutospacing="1" w:line="240" w:lineRule="auto"/>
              <w:rPr>
                <w:rFonts w:ascii="Times New Roman" w:eastAsia="Times New Roman" w:hAnsi="Times New Roman" w:cs="Times New Roman"/>
                <w:color w:val="4C94D8" w:themeColor="text2" w:themeTint="80"/>
                <w:kern w:val="0"/>
                <w:sz w:val="24"/>
                <w:szCs w:val="24"/>
                <w:lang w:eastAsia="en-IN" w:bidi="hi-IN"/>
                <w14:ligatures w14:val="none"/>
              </w:rPr>
            </w:pPr>
            <w:r w:rsidRPr="005B0CAB">
              <w:rPr>
                <w:rFonts w:ascii="Times New Roman" w:eastAsia="Times New Roman" w:hAnsi="Times New Roman" w:cs="Times New Roman"/>
                <w:b/>
                <w:bCs/>
                <w:color w:val="4C94D8" w:themeColor="text2" w:themeTint="80"/>
                <w:kern w:val="0"/>
                <w:sz w:val="24"/>
                <w:szCs w:val="24"/>
                <w:lang w:eastAsia="en-IN" w:bidi="hi-IN"/>
                <w14:ligatures w14:val="none"/>
              </w:rPr>
              <w:t>Product Name</w:t>
            </w:r>
          </w:p>
        </w:tc>
        <w:tc>
          <w:tcPr>
            <w:tcW w:w="6901" w:type="dxa"/>
            <w:vAlign w:val="center"/>
            <w:hideMark/>
          </w:tcPr>
          <w:p w14:paraId="75D3395C" w14:textId="77762E37" w:rsidR="005B0CAB" w:rsidRPr="005B0CAB" w:rsidRDefault="005B0CAB" w:rsidP="005B0CAB">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t xml:space="preserve"> Grevol VCU</w:t>
            </w:r>
          </w:p>
        </w:tc>
      </w:tr>
      <w:tr w:rsidR="005B0CAB" w:rsidRPr="005B0CAB" w14:paraId="2B39F61A" w14:textId="77777777" w:rsidTr="00A804E9">
        <w:trPr>
          <w:tblCellSpacing w:w="15" w:type="dxa"/>
        </w:trPr>
        <w:tc>
          <w:tcPr>
            <w:tcW w:w="1935" w:type="dxa"/>
            <w:vAlign w:val="center"/>
            <w:hideMark/>
          </w:tcPr>
          <w:p w14:paraId="6829D74D" w14:textId="77777777" w:rsidR="005B0CAB" w:rsidRPr="005B0CAB" w:rsidRDefault="005B0CAB" w:rsidP="005B0CAB">
            <w:pPr>
              <w:spacing w:before="100" w:beforeAutospacing="1" w:after="100" w:afterAutospacing="1" w:line="240" w:lineRule="auto"/>
              <w:rPr>
                <w:rFonts w:ascii="Times New Roman" w:eastAsia="Times New Roman" w:hAnsi="Times New Roman" w:cs="Times New Roman"/>
                <w:color w:val="4C94D8" w:themeColor="text2" w:themeTint="80"/>
                <w:kern w:val="0"/>
                <w:sz w:val="24"/>
                <w:szCs w:val="24"/>
                <w:lang w:eastAsia="en-IN" w:bidi="hi-IN"/>
                <w14:ligatures w14:val="none"/>
              </w:rPr>
            </w:pPr>
            <w:r w:rsidRPr="005B0CAB">
              <w:rPr>
                <w:rFonts w:ascii="Times New Roman" w:eastAsia="Times New Roman" w:hAnsi="Times New Roman" w:cs="Times New Roman"/>
                <w:b/>
                <w:bCs/>
                <w:color w:val="4C94D8" w:themeColor="text2" w:themeTint="80"/>
                <w:kern w:val="0"/>
                <w:sz w:val="24"/>
                <w:szCs w:val="24"/>
                <w:lang w:eastAsia="en-IN" w:bidi="hi-IN"/>
                <w14:ligatures w14:val="none"/>
              </w:rPr>
              <w:t>Date Updated</w:t>
            </w:r>
          </w:p>
        </w:tc>
        <w:tc>
          <w:tcPr>
            <w:tcW w:w="6901" w:type="dxa"/>
            <w:vAlign w:val="center"/>
            <w:hideMark/>
          </w:tcPr>
          <w:p w14:paraId="283598F7" w14:textId="15B7515F" w:rsidR="005B0CAB" w:rsidRPr="005B0CAB" w:rsidRDefault="005B0CAB" w:rsidP="005B0CAB">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t xml:space="preserve"> </w:t>
            </w:r>
            <w:del w:id="0" w:author="Prathamesh Patki" w:date="2025-11-09T14:35:00Z" w16du:dateUtc="2025-11-09T09:05:00Z">
              <w:r w:rsidDel="0063254D">
                <w:rPr>
                  <w:rFonts w:ascii="Times New Roman" w:eastAsia="Times New Roman" w:hAnsi="Times New Roman" w:cs="Times New Roman"/>
                  <w:kern w:val="0"/>
                  <w:sz w:val="24"/>
                  <w:szCs w:val="24"/>
                  <w:lang w:eastAsia="en-IN" w:bidi="hi-IN"/>
                  <w14:ligatures w14:val="none"/>
                </w:rPr>
                <w:delText>16</w:delText>
              </w:r>
            </w:del>
            <w:ins w:id="1" w:author="Prathamesh Patki" w:date="2025-11-09T14:35:00Z" w16du:dateUtc="2025-11-09T09:05:00Z">
              <w:r w:rsidR="0063254D">
                <w:rPr>
                  <w:rFonts w:ascii="Times New Roman" w:eastAsia="Times New Roman" w:hAnsi="Times New Roman" w:cs="Times New Roman"/>
                  <w:kern w:val="0"/>
                  <w:sz w:val="24"/>
                  <w:szCs w:val="24"/>
                  <w:lang w:eastAsia="en-IN" w:bidi="hi-IN"/>
                  <w14:ligatures w14:val="none"/>
                </w:rPr>
                <w:t>09</w:t>
              </w:r>
            </w:ins>
            <w:r>
              <w:rPr>
                <w:rFonts w:ascii="Times New Roman" w:eastAsia="Times New Roman" w:hAnsi="Times New Roman" w:cs="Times New Roman"/>
                <w:kern w:val="0"/>
                <w:sz w:val="24"/>
                <w:szCs w:val="24"/>
                <w:lang w:eastAsia="en-IN" w:bidi="hi-IN"/>
                <w14:ligatures w14:val="none"/>
              </w:rPr>
              <w:t>-</w:t>
            </w:r>
            <w:del w:id="2" w:author="Prathamesh Patki" w:date="2025-11-09T14:35:00Z" w16du:dateUtc="2025-11-09T09:05:00Z">
              <w:r w:rsidDel="0063254D">
                <w:rPr>
                  <w:rFonts w:ascii="Times New Roman" w:eastAsia="Times New Roman" w:hAnsi="Times New Roman" w:cs="Times New Roman"/>
                  <w:kern w:val="0"/>
                  <w:sz w:val="24"/>
                  <w:szCs w:val="24"/>
                  <w:lang w:eastAsia="en-IN" w:bidi="hi-IN"/>
                  <w14:ligatures w14:val="none"/>
                </w:rPr>
                <w:delText>Oct</w:delText>
              </w:r>
            </w:del>
            <w:ins w:id="3" w:author="Prathamesh Patki" w:date="2025-11-09T14:35:00Z" w16du:dateUtc="2025-11-09T09:05:00Z">
              <w:r w:rsidR="0063254D">
                <w:rPr>
                  <w:rFonts w:ascii="Times New Roman" w:eastAsia="Times New Roman" w:hAnsi="Times New Roman" w:cs="Times New Roman"/>
                  <w:kern w:val="0"/>
                  <w:sz w:val="24"/>
                  <w:szCs w:val="24"/>
                  <w:lang w:eastAsia="en-IN" w:bidi="hi-IN"/>
                  <w14:ligatures w14:val="none"/>
                </w:rPr>
                <w:t>Nov</w:t>
              </w:r>
            </w:ins>
            <w:r>
              <w:rPr>
                <w:rFonts w:ascii="Times New Roman" w:eastAsia="Times New Roman" w:hAnsi="Times New Roman" w:cs="Times New Roman"/>
                <w:kern w:val="0"/>
                <w:sz w:val="24"/>
                <w:szCs w:val="24"/>
                <w:lang w:eastAsia="en-IN" w:bidi="hi-IN"/>
                <w14:ligatures w14:val="none"/>
              </w:rPr>
              <w:t>-25</w:t>
            </w:r>
          </w:p>
        </w:tc>
      </w:tr>
      <w:tr w:rsidR="005B0CAB" w:rsidRPr="005B0CAB" w14:paraId="454C224A" w14:textId="77777777" w:rsidTr="00A804E9">
        <w:trPr>
          <w:tblCellSpacing w:w="15" w:type="dxa"/>
        </w:trPr>
        <w:tc>
          <w:tcPr>
            <w:tcW w:w="1935" w:type="dxa"/>
            <w:vAlign w:val="center"/>
            <w:hideMark/>
          </w:tcPr>
          <w:p w14:paraId="69A30A07" w14:textId="77777777" w:rsidR="005B0CAB" w:rsidRPr="005B0CAB" w:rsidRDefault="005B0CAB" w:rsidP="005B0CAB">
            <w:pPr>
              <w:spacing w:before="100" w:beforeAutospacing="1" w:after="100" w:afterAutospacing="1" w:line="240" w:lineRule="auto"/>
              <w:rPr>
                <w:rFonts w:ascii="Times New Roman" w:eastAsia="Times New Roman" w:hAnsi="Times New Roman" w:cs="Times New Roman"/>
                <w:color w:val="4C94D8" w:themeColor="text2" w:themeTint="80"/>
                <w:kern w:val="0"/>
                <w:sz w:val="24"/>
                <w:szCs w:val="24"/>
                <w:lang w:eastAsia="en-IN" w:bidi="hi-IN"/>
                <w14:ligatures w14:val="none"/>
              </w:rPr>
            </w:pPr>
            <w:r w:rsidRPr="005B0CAB">
              <w:rPr>
                <w:rFonts w:ascii="Times New Roman" w:eastAsia="Times New Roman" w:hAnsi="Times New Roman" w:cs="Times New Roman"/>
                <w:b/>
                <w:bCs/>
                <w:color w:val="4C94D8" w:themeColor="text2" w:themeTint="80"/>
                <w:kern w:val="0"/>
                <w:sz w:val="24"/>
                <w:szCs w:val="24"/>
                <w:lang w:eastAsia="en-IN" w:bidi="hi-IN"/>
                <w14:ligatures w14:val="none"/>
              </w:rPr>
              <w:t>Written By</w:t>
            </w:r>
          </w:p>
        </w:tc>
        <w:tc>
          <w:tcPr>
            <w:tcW w:w="6901" w:type="dxa"/>
            <w:vAlign w:val="center"/>
            <w:hideMark/>
          </w:tcPr>
          <w:p w14:paraId="2EC48C6E" w14:textId="062A2CF4" w:rsidR="005B0CAB" w:rsidRPr="005B0CAB" w:rsidRDefault="005B0CAB" w:rsidP="005B0CAB">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t xml:space="preserve"> Prathamesh Patki</w:t>
            </w:r>
          </w:p>
        </w:tc>
      </w:tr>
    </w:tbl>
    <w:p w14:paraId="14CC51EB" w14:textId="77777777" w:rsidR="005B0CAB" w:rsidRPr="005B0CAB" w:rsidRDefault="005B0CAB" w:rsidP="005B0CAB">
      <w:pPr>
        <w:spacing w:before="100" w:beforeAutospacing="1" w:after="100" w:afterAutospacing="1" w:line="240" w:lineRule="auto"/>
        <w:outlineLvl w:val="1"/>
        <w:rPr>
          <w:rFonts w:ascii="Times New Roman" w:eastAsia="Times New Roman" w:hAnsi="Times New Roman" w:cs="Times New Roman"/>
          <w:b/>
          <w:bCs/>
          <w:color w:val="4C94D8" w:themeColor="text2" w:themeTint="80"/>
          <w:kern w:val="0"/>
          <w:sz w:val="36"/>
          <w:szCs w:val="36"/>
          <w:lang w:eastAsia="en-IN" w:bidi="hi-IN"/>
          <w14:ligatures w14:val="none"/>
        </w:rPr>
      </w:pPr>
      <w:r w:rsidRPr="005B0CAB">
        <w:rPr>
          <w:rFonts w:ascii="Times New Roman" w:eastAsia="Times New Roman" w:hAnsi="Times New Roman" w:cs="Times New Roman"/>
          <w:b/>
          <w:bCs/>
          <w:color w:val="4C94D8" w:themeColor="text2" w:themeTint="80"/>
          <w:kern w:val="0"/>
          <w:sz w:val="36"/>
          <w:szCs w:val="36"/>
          <w:lang w:eastAsia="en-IN" w:bidi="hi-IN"/>
          <w14:ligatures w14:val="none"/>
        </w:rPr>
        <w:t>Introduction</w:t>
      </w:r>
    </w:p>
    <w:p w14:paraId="7D6F6076" w14:textId="40F49D12" w:rsidR="005B0CAB" w:rsidRPr="005B0CAB" w:rsidRDefault="005B0CAB" w:rsidP="005B0CAB">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5B0CAB">
        <w:rPr>
          <w:rFonts w:ascii="Times New Roman" w:eastAsia="Times New Roman" w:hAnsi="Times New Roman" w:cs="Times New Roman"/>
          <w:kern w:val="0"/>
          <w:sz w:val="24"/>
          <w:szCs w:val="24"/>
          <w:lang w:eastAsia="en-IN" w:bidi="hi-IN"/>
          <w14:ligatures w14:val="none"/>
        </w:rPr>
        <w:t xml:space="preserve">The purpose of this document is to provide a comprehensive overview of the software design for the </w:t>
      </w:r>
      <w:r w:rsidR="00FC099C">
        <w:rPr>
          <w:rFonts w:ascii="Times New Roman" w:eastAsia="Times New Roman" w:hAnsi="Times New Roman" w:cs="Times New Roman"/>
          <w:kern w:val="0"/>
          <w:sz w:val="24"/>
          <w:szCs w:val="24"/>
          <w:lang w:eastAsia="en-IN" w:bidi="hi-IN"/>
          <w14:ligatures w14:val="none"/>
        </w:rPr>
        <w:t>Grevol VCU</w:t>
      </w:r>
      <w:r w:rsidRPr="005B0CAB">
        <w:rPr>
          <w:rFonts w:ascii="Times New Roman" w:eastAsia="Times New Roman" w:hAnsi="Times New Roman" w:cs="Times New Roman"/>
          <w:kern w:val="0"/>
          <w:sz w:val="24"/>
          <w:szCs w:val="24"/>
          <w:lang w:eastAsia="en-IN" w:bidi="hi-IN"/>
          <w14:ligatures w14:val="none"/>
        </w:rPr>
        <w:t xml:space="preserve"> </w:t>
      </w:r>
      <w:r w:rsidR="00F86CBB">
        <w:rPr>
          <w:rFonts w:ascii="Times New Roman" w:eastAsia="Times New Roman" w:hAnsi="Times New Roman" w:cs="Times New Roman"/>
          <w:kern w:val="0"/>
          <w:sz w:val="24"/>
          <w:szCs w:val="24"/>
          <w:lang w:eastAsia="en-IN" w:bidi="hi-IN"/>
          <w14:ligatures w14:val="none"/>
        </w:rPr>
        <w:t>firmware</w:t>
      </w:r>
      <w:r w:rsidRPr="005B0CAB">
        <w:rPr>
          <w:rFonts w:ascii="Times New Roman" w:eastAsia="Times New Roman" w:hAnsi="Times New Roman" w:cs="Times New Roman"/>
          <w:kern w:val="0"/>
          <w:sz w:val="24"/>
          <w:szCs w:val="24"/>
          <w:lang w:eastAsia="en-IN" w:bidi="hi-IN"/>
          <w14:ligatures w14:val="none"/>
        </w:rPr>
        <w:t>. This includes the system overview, design considerations, specifications, detailed design, implementation plan, testing plan, and maintenance plan.</w:t>
      </w:r>
    </w:p>
    <w:p w14:paraId="366C3726" w14:textId="77777777" w:rsidR="00FB74C0" w:rsidRPr="00FB74C0" w:rsidRDefault="00FB74C0" w:rsidP="00FB74C0">
      <w:pPr>
        <w:spacing w:before="100" w:beforeAutospacing="1" w:after="100" w:afterAutospacing="1" w:line="240" w:lineRule="auto"/>
        <w:outlineLvl w:val="1"/>
        <w:rPr>
          <w:rFonts w:ascii="Times New Roman" w:eastAsia="Times New Roman" w:hAnsi="Times New Roman" w:cs="Times New Roman"/>
          <w:b/>
          <w:bCs/>
          <w:color w:val="4C94D8" w:themeColor="text2" w:themeTint="80"/>
          <w:kern w:val="0"/>
          <w:sz w:val="36"/>
          <w:szCs w:val="36"/>
          <w:lang w:eastAsia="en-IN" w:bidi="hi-IN"/>
          <w14:ligatures w14:val="none"/>
        </w:rPr>
      </w:pPr>
      <w:r w:rsidRPr="00FB74C0">
        <w:rPr>
          <w:rFonts w:ascii="Times New Roman" w:eastAsia="Times New Roman" w:hAnsi="Times New Roman" w:cs="Times New Roman"/>
          <w:b/>
          <w:bCs/>
          <w:color w:val="4C94D8" w:themeColor="text2" w:themeTint="80"/>
          <w:kern w:val="0"/>
          <w:sz w:val="36"/>
          <w:szCs w:val="36"/>
          <w:lang w:eastAsia="en-IN" w:bidi="hi-IN"/>
          <w14:ligatures w14:val="none"/>
        </w:rPr>
        <w:t>System Overview</w:t>
      </w:r>
    </w:p>
    <w:p w14:paraId="0C8BA6E8" w14:textId="2CCCD973" w:rsidR="00A769A2" w:rsidRDefault="00A769A2" w:rsidP="00FB74C0">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t>The Grevol VCU is a vehicle controller that acts as a master co-ordinating the activities with other systems in the vehicle. It interfaces with battery monitoring modules and functions as a battery manager t</w:t>
      </w:r>
      <w:r w:rsidR="00DA255E">
        <w:rPr>
          <w:rFonts w:ascii="Times New Roman" w:eastAsia="Times New Roman" w:hAnsi="Times New Roman" w:cs="Times New Roman"/>
          <w:kern w:val="0"/>
          <w:sz w:val="24"/>
          <w:szCs w:val="24"/>
          <w:lang w:eastAsia="en-IN" w:bidi="hi-IN"/>
          <w14:ligatures w14:val="none"/>
        </w:rPr>
        <w:t>hat ensures the safety of the battery and</w:t>
      </w:r>
      <w:r>
        <w:rPr>
          <w:rFonts w:ascii="Times New Roman" w:eastAsia="Times New Roman" w:hAnsi="Times New Roman" w:cs="Times New Roman"/>
          <w:kern w:val="0"/>
          <w:sz w:val="24"/>
          <w:szCs w:val="24"/>
          <w:lang w:eastAsia="en-IN" w:bidi="hi-IN"/>
          <w14:ligatures w14:val="none"/>
        </w:rPr>
        <w:t xml:space="preserve"> control</w:t>
      </w:r>
      <w:r w:rsidR="00DA255E">
        <w:rPr>
          <w:rFonts w:ascii="Times New Roman" w:eastAsia="Times New Roman" w:hAnsi="Times New Roman" w:cs="Times New Roman"/>
          <w:kern w:val="0"/>
          <w:sz w:val="24"/>
          <w:szCs w:val="24"/>
          <w:lang w:eastAsia="en-IN" w:bidi="hi-IN"/>
          <w14:ligatures w14:val="none"/>
        </w:rPr>
        <w:t xml:space="preserve">s to </w:t>
      </w:r>
      <w:r>
        <w:rPr>
          <w:rFonts w:ascii="Times New Roman" w:eastAsia="Times New Roman" w:hAnsi="Times New Roman" w:cs="Times New Roman"/>
          <w:kern w:val="0"/>
          <w:sz w:val="24"/>
          <w:szCs w:val="24"/>
          <w:lang w:eastAsia="en-IN" w:bidi="hi-IN"/>
          <w14:ligatures w14:val="none"/>
        </w:rPr>
        <w:t xml:space="preserve">enhance the battery </w:t>
      </w:r>
      <w:r w:rsidR="00DA255E">
        <w:rPr>
          <w:rFonts w:ascii="Times New Roman" w:eastAsia="Times New Roman" w:hAnsi="Times New Roman" w:cs="Times New Roman"/>
          <w:kern w:val="0"/>
          <w:sz w:val="24"/>
          <w:szCs w:val="24"/>
          <w:lang w:eastAsia="en-IN" w:bidi="hi-IN"/>
          <w14:ligatures w14:val="none"/>
        </w:rPr>
        <w:t>life. It implements the vehicle controls to allow the interface to motor controller to enhance the driving experience</w:t>
      </w:r>
      <w:r w:rsidR="00B55FA3">
        <w:rPr>
          <w:rFonts w:ascii="Times New Roman" w:eastAsia="Times New Roman" w:hAnsi="Times New Roman" w:cs="Times New Roman"/>
          <w:kern w:val="0"/>
          <w:sz w:val="24"/>
          <w:szCs w:val="24"/>
          <w:lang w:eastAsia="en-IN" w:bidi="hi-IN"/>
          <w14:ligatures w14:val="none"/>
        </w:rPr>
        <w:t>. It interfaces to the telematics device to send the vehicle and battery parameters to cloud.</w:t>
      </w:r>
    </w:p>
    <w:p w14:paraId="708C7136" w14:textId="6627C1F7" w:rsidR="00FB74C0" w:rsidRPr="00FB74C0" w:rsidRDefault="00FB74C0" w:rsidP="00FB74C0">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FB74C0">
        <w:rPr>
          <w:rFonts w:ascii="Times New Roman" w:eastAsia="Times New Roman" w:hAnsi="Times New Roman" w:cs="Times New Roman"/>
          <w:kern w:val="0"/>
          <w:sz w:val="24"/>
          <w:szCs w:val="24"/>
          <w:lang w:eastAsia="en-IN" w:bidi="hi-IN"/>
          <w14:ligatures w14:val="none"/>
        </w:rPr>
        <w:t xml:space="preserve">The </w:t>
      </w:r>
      <w:r w:rsidR="00B55FA3">
        <w:rPr>
          <w:rFonts w:ascii="Times New Roman" w:eastAsia="Times New Roman" w:hAnsi="Times New Roman" w:cs="Times New Roman"/>
          <w:kern w:val="0"/>
          <w:sz w:val="24"/>
          <w:szCs w:val="24"/>
          <w:lang w:eastAsia="en-IN" w:bidi="hi-IN"/>
          <w14:ligatures w14:val="none"/>
        </w:rPr>
        <w:t xml:space="preserve">embedded software shall be </w:t>
      </w:r>
      <w:r w:rsidR="009002F7">
        <w:rPr>
          <w:rFonts w:ascii="Times New Roman" w:eastAsia="Times New Roman" w:hAnsi="Times New Roman" w:cs="Times New Roman"/>
          <w:kern w:val="0"/>
          <w:sz w:val="24"/>
          <w:szCs w:val="24"/>
          <w:lang w:eastAsia="en-IN" w:bidi="hi-IN"/>
          <w14:ligatures w14:val="none"/>
        </w:rPr>
        <w:t xml:space="preserve">built in C for target microcontroller STM32G0B1CETx using the </w:t>
      </w:r>
      <w:r w:rsidR="00296B0D">
        <w:rPr>
          <w:rFonts w:ascii="Times New Roman" w:eastAsia="Times New Roman" w:hAnsi="Times New Roman" w:cs="Times New Roman"/>
          <w:kern w:val="0"/>
          <w:sz w:val="24"/>
          <w:szCs w:val="24"/>
          <w:lang w:eastAsia="en-IN" w:bidi="hi-IN"/>
          <w14:ligatures w14:val="none"/>
        </w:rPr>
        <w:t>STM32</w:t>
      </w:r>
      <w:r w:rsidR="009002F7">
        <w:rPr>
          <w:rFonts w:ascii="Times New Roman" w:eastAsia="Times New Roman" w:hAnsi="Times New Roman" w:cs="Times New Roman"/>
          <w:kern w:val="0"/>
          <w:sz w:val="24"/>
          <w:szCs w:val="24"/>
          <w:lang w:eastAsia="en-IN" w:bidi="hi-IN"/>
          <w14:ligatures w14:val="none"/>
        </w:rPr>
        <w:t>Cube IDE</w:t>
      </w:r>
      <w:r w:rsidRPr="00FB74C0">
        <w:rPr>
          <w:rFonts w:ascii="Times New Roman" w:eastAsia="Times New Roman" w:hAnsi="Times New Roman" w:cs="Times New Roman"/>
          <w:kern w:val="0"/>
          <w:sz w:val="24"/>
          <w:szCs w:val="24"/>
          <w:lang w:eastAsia="en-IN" w:bidi="hi-IN"/>
          <w14:ligatures w14:val="none"/>
        </w:rPr>
        <w:t>.</w:t>
      </w:r>
    </w:p>
    <w:p w14:paraId="56E01E99" w14:textId="77777777" w:rsidR="00FB74C0" w:rsidRPr="00FB74C0" w:rsidRDefault="00FB74C0" w:rsidP="00FB74C0">
      <w:pPr>
        <w:spacing w:before="100" w:beforeAutospacing="1" w:after="100" w:afterAutospacing="1" w:line="240" w:lineRule="auto"/>
        <w:outlineLvl w:val="1"/>
        <w:rPr>
          <w:rFonts w:ascii="Times New Roman" w:eastAsia="Times New Roman" w:hAnsi="Times New Roman" w:cs="Times New Roman"/>
          <w:b/>
          <w:bCs/>
          <w:color w:val="4C94D8" w:themeColor="text2" w:themeTint="80"/>
          <w:kern w:val="0"/>
          <w:sz w:val="36"/>
          <w:szCs w:val="36"/>
          <w:lang w:eastAsia="en-IN" w:bidi="hi-IN"/>
          <w14:ligatures w14:val="none"/>
        </w:rPr>
      </w:pPr>
      <w:r w:rsidRPr="00FB74C0">
        <w:rPr>
          <w:rFonts w:ascii="Times New Roman" w:eastAsia="Times New Roman" w:hAnsi="Times New Roman" w:cs="Times New Roman"/>
          <w:b/>
          <w:bCs/>
          <w:color w:val="4C94D8" w:themeColor="text2" w:themeTint="80"/>
          <w:kern w:val="0"/>
          <w:sz w:val="36"/>
          <w:szCs w:val="36"/>
          <w:lang w:eastAsia="en-IN" w:bidi="hi-IN"/>
          <w14:ligatures w14:val="none"/>
        </w:rPr>
        <w:t>Design Considerations</w:t>
      </w:r>
    </w:p>
    <w:p w14:paraId="6F02C8B1" w14:textId="462E5F72" w:rsidR="00FB74C0" w:rsidRPr="00FB74C0" w:rsidRDefault="00851ADE" w:rsidP="00FB74C0">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t>Modular architecture to allow for porting to different microcontroller</w:t>
      </w:r>
    </w:p>
    <w:p w14:paraId="58DA2AD5" w14:textId="6034F31D" w:rsidR="00FB74C0" w:rsidRPr="00FB74C0" w:rsidRDefault="00851ADE" w:rsidP="00FB74C0">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t>Configurability</w:t>
      </w:r>
      <w:r w:rsidR="00FB74C0" w:rsidRPr="00FB74C0">
        <w:rPr>
          <w:rFonts w:ascii="Times New Roman" w:eastAsia="Times New Roman" w:hAnsi="Times New Roman" w:cs="Times New Roman"/>
          <w:kern w:val="0"/>
          <w:sz w:val="24"/>
          <w:szCs w:val="24"/>
          <w:lang w:eastAsia="en-IN" w:bidi="hi-IN"/>
          <w14:ligatures w14:val="none"/>
        </w:rPr>
        <w:t xml:space="preserve"> to </w:t>
      </w:r>
      <w:r>
        <w:rPr>
          <w:rFonts w:ascii="Times New Roman" w:eastAsia="Times New Roman" w:hAnsi="Times New Roman" w:cs="Times New Roman"/>
          <w:kern w:val="0"/>
          <w:sz w:val="24"/>
          <w:szCs w:val="24"/>
          <w:lang w:eastAsia="en-IN" w:bidi="hi-IN"/>
          <w14:ligatures w14:val="none"/>
        </w:rPr>
        <w:t>allow interfaces to different BMS and MCU devices</w:t>
      </w:r>
    </w:p>
    <w:p w14:paraId="220965F8" w14:textId="0B150B06" w:rsidR="00FB74C0" w:rsidRDefault="00581B4D" w:rsidP="00FB74C0">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t>Easy and secure software updates</w:t>
      </w:r>
    </w:p>
    <w:p w14:paraId="0D761A7D" w14:textId="5CE27916" w:rsidR="003A17E9" w:rsidRPr="00FB74C0" w:rsidRDefault="003A17E9" w:rsidP="00FB74C0">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t xml:space="preserve">Scalability to allow additional computations and features </w:t>
      </w:r>
    </w:p>
    <w:p w14:paraId="5D999456" w14:textId="77777777" w:rsidR="00FB74C0" w:rsidRDefault="00FB74C0" w:rsidP="00FB74C0">
      <w:pPr>
        <w:spacing w:before="100" w:beforeAutospacing="1" w:after="100" w:afterAutospacing="1" w:line="240" w:lineRule="auto"/>
        <w:outlineLvl w:val="1"/>
        <w:rPr>
          <w:rFonts w:ascii="Times New Roman" w:eastAsia="Times New Roman" w:hAnsi="Times New Roman" w:cs="Times New Roman"/>
          <w:b/>
          <w:bCs/>
          <w:color w:val="4C94D8" w:themeColor="text2" w:themeTint="80"/>
          <w:kern w:val="0"/>
          <w:sz w:val="36"/>
          <w:szCs w:val="36"/>
          <w:lang w:eastAsia="en-IN" w:bidi="hi-IN"/>
          <w14:ligatures w14:val="none"/>
        </w:rPr>
      </w:pPr>
      <w:r w:rsidRPr="00FB74C0">
        <w:rPr>
          <w:rFonts w:ascii="Times New Roman" w:eastAsia="Times New Roman" w:hAnsi="Times New Roman" w:cs="Times New Roman"/>
          <w:b/>
          <w:bCs/>
          <w:color w:val="4C94D8" w:themeColor="text2" w:themeTint="80"/>
          <w:kern w:val="0"/>
          <w:sz w:val="36"/>
          <w:szCs w:val="36"/>
          <w:lang w:eastAsia="en-IN" w:bidi="hi-IN"/>
          <w14:ligatures w14:val="none"/>
        </w:rPr>
        <w:t>Design Specifications</w:t>
      </w:r>
    </w:p>
    <w:p w14:paraId="5A839477" w14:textId="1C9BE54E" w:rsidR="00144870" w:rsidRDefault="005240A2" w:rsidP="00144870">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t xml:space="preserve">Below is the block diagram </w:t>
      </w:r>
      <w:r w:rsidR="001253F0">
        <w:rPr>
          <w:rFonts w:ascii="Times New Roman" w:eastAsia="Times New Roman" w:hAnsi="Times New Roman" w:cs="Times New Roman"/>
          <w:kern w:val="0"/>
          <w:sz w:val="24"/>
          <w:szCs w:val="24"/>
          <w:lang w:eastAsia="en-IN" w:bidi="hi-IN"/>
          <w14:ligatures w14:val="none"/>
        </w:rPr>
        <w:t>of the VCU with its interface components:</w:t>
      </w:r>
    </w:p>
    <w:p w14:paraId="7E735BBA" w14:textId="03F25FB1" w:rsidR="001253F0" w:rsidRDefault="00DB65F1" w:rsidP="001C2DFA">
      <w:pPr>
        <w:spacing w:before="100" w:beforeAutospacing="1" w:after="100" w:afterAutospacing="1" w:line="240" w:lineRule="auto"/>
        <w:jc w:val="center"/>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noProof/>
          <w:kern w:val="0"/>
          <w:sz w:val="24"/>
          <w:szCs w:val="24"/>
          <w:lang w:eastAsia="en-IN" w:bidi="hi-IN"/>
          <w14:ligatures w14:val="none"/>
        </w:rPr>
        <w:drawing>
          <wp:inline distT="0" distB="0" distL="0" distR="0" wp14:anchorId="65D7C7BA" wp14:editId="258AFF95">
            <wp:extent cx="3714750" cy="1960669"/>
            <wp:effectExtent l="0" t="0" r="0" b="1905"/>
            <wp:docPr id="9721388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759812" cy="1984453"/>
                    </a:xfrm>
                    <a:prstGeom prst="rect">
                      <a:avLst/>
                    </a:prstGeom>
                    <a:noFill/>
                  </pic:spPr>
                </pic:pic>
              </a:graphicData>
            </a:graphic>
          </wp:inline>
        </w:drawing>
      </w:r>
    </w:p>
    <w:p w14:paraId="37DC729C" w14:textId="1079D528" w:rsidR="001C2DFA" w:rsidRDefault="001C2DFA" w:rsidP="001C2DFA">
      <w:pPr>
        <w:spacing w:before="100" w:beforeAutospacing="1" w:after="100" w:afterAutospacing="1" w:line="240" w:lineRule="auto"/>
        <w:rPr>
          <w:rFonts w:ascii="Times New Roman" w:eastAsia="Times New Roman" w:hAnsi="Times New Roman" w:cs="Times New Roman"/>
          <w:b/>
          <w:bCs/>
          <w:kern w:val="0"/>
          <w:sz w:val="24"/>
          <w:szCs w:val="24"/>
          <w:lang w:eastAsia="en-IN" w:bidi="hi-IN"/>
          <w14:ligatures w14:val="none"/>
        </w:rPr>
      </w:pPr>
      <w:r w:rsidRPr="001C2DFA">
        <w:rPr>
          <w:rFonts w:ascii="Times New Roman" w:eastAsia="Times New Roman" w:hAnsi="Times New Roman" w:cs="Times New Roman"/>
          <w:b/>
          <w:bCs/>
          <w:kern w:val="0"/>
          <w:sz w:val="24"/>
          <w:szCs w:val="24"/>
          <w:lang w:eastAsia="en-IN" w:bidi="hi-IN"/>
          <w14:ligatures w14:val="none"/>
        </w:rPr>
        <w:lastRenderedPageBreak/>
        <w:t>Hardware Software Interface</w:t>
      </w:r>
    </w:p>
    <w:p w14:paraId="0463A2F2" w14:textId="337C0A15" w:rsidR="001C2DFA" w:rsidRDefault="001C2DFA" w:rsidP="001C2DFA">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1C2DFA">
        <w:rPr>
          <w:rFonts w:ascii="Times New Roman" w:eastAsia="Times New Roman" w:hAnsi="Times New Roman" w:cs="Times New Roman"/>
          <w:kern w:val="0"/>
          <w:sz w:val="24"/>
          <w:szCs w:val="24"/>
          <w:lang w:eastAsia="en-IN" w:bidi="hi-IN"/>
          <w14:ligatures w14:val="none"/>
        </w:rPr>
        <w:t xml:space="preserve">Below </w:t>
      </w:r>
      <w:r>
        <w:rPr>
          <w:rFonts w:ascii="Times New Roman" w:eastAsia="Times New Roman" w:hAnsi="Times New Roman" w:cs="Times New Roman"/>
          <w:kern w:val="0"/>
          <w:sz w:val="24"/>
          <w:szCs w:val="24"/>
          <w:lang w:eastAsia="en-IN" w:bidi="hi-IN"/>
          <w14:ligatures w14:val="none"/>
        </w:rPr>
        <w:t>is the microcontroller chip pinout structure:</w:t>
      </w:r>
    </w:p>
    <w:p w14:paraId="423E506B" w14:textId="787FB774" w:rsidR="001C2DFA" w:rsidRDefault="008E341A" w:rsidP="008E341A">
      <w:pPr>
        <w:spacing w:before="100" w:beforeAutospacing="1" w:after="100" w:afterAutospacing="1" w:line="240" w:lineRule="auto"/>
        <w:jc w:val="center"/>
        <w:rPr>
          <w:rFonts w:ascii="Times New Roman" w:eastAsia="Times New Roman" w:hAnsi="Times New Roman" w:cs="Times New Roman"/>
          <w:kern w:val="0"/>
          <w:sz w:val="24"/>
          <w:szCs w:val="24"/>
          <w:lang w:eastAsia="en-IN" w:bidi="hi-IN"/>
          <w14:ligatures w14:val="none"/>
        </w:rPr>
      </w:pPr>
      <w:r w:rsidRPr="008E341A">
        <w:rPr>
          <w:rFonts w:ascii="Times New Roman" w:eastAsia="Times New Roman" w:hAnsi="Times New Roman" w:cs="Times New Roman"/>
          <w:noProof/>
          <w:kern w:val="0"/>
          <w:sz w:val="24"/>
          <w:szCs w:val="24"/>
          <w:lang w:eastAsia="en-IN" w:bidi="hi-IN"/>
          <w14:ligatures w14:val="none"/>
        </w:rPr>
        <w:drawing>
          <wp:inline distT="0" distB="0" distL="0" distR="0" wp14:anchorId="56ADD7AF" wp14:editId="0FF11781">
            <wp:extent cx="2714625" cy="2226498"/>
            <wp:effectExtent l="0" t="0" r="0" b="2540"/>
            <wp:docPr id="5" name="Picture 4">
              <a:extLst xmlns:a="http://schemas.openxmlformats.org/drawingml/2006/main">
                <a:ext uri="{FF2B5EF4-FFF2-40B4-BE49-F238E27FC236}">
                  <a16:creationId xmlns:a16="http://schemas.microsoft.com/office/drawing/2014/main" id="{6A366236-291B-9F75-FCA6-B3B00AE2F15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6A366236-291B-9F75-FCA6-B3B00AE2F152}"/>
                        </a:ext>
                      </a:extLst>
                    </pic:cNvPr>
                    <pic:cNvPicPr>
                      <a:picLocks noChangeAspect="1"/>
                    </pic:cNvPicPr>
                  </pic:nvPicPr>
                  <pic:blipFill>
                    <a:blip r:embed="rId6"/>
                    <a:stretch>
                      <a:fillRect/>
                    </a:stretch>
                  </pic:blipFill>
                  <pic:spPr>
                    <a:xfrm>
                      <a:off x="0" y="0"/>
                      <a:ext cx="2726457" cy="2236203"/>
                    </a:xfrm>
                    <a:prstGeom prst="rect">
                      <a:avLst/>
                    </a:prstGeom>
                  </pic:spPr>
                </pic:pic>
              </a:graphicData>
            </a:graphic>
          </wp:inline>
        </w:drawing>
      </w:r>
    </w:p>
    <w:p w14:paraId="54AA677A" w14:textId="5EA594A3" w:rsidR="00227E21" w:rsidRDefault="00227E21" w:rsidP="00227E2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t>Below table lists the microcontroller pin mapping along with the pin type:</w:t>
      </w:r>
    </w:p>
    <w:tbl>
      <w:tblPr>
        <w:tblW w:w="7503" w:type="dxa"/>
        <w:tblCellMar>
          <w:left w:w="0" w:type="dxa"/>
          <w:right w:w="0" w:type="dxa"/>
        </w:tblCellMar>
        <w:tblLook w:val="0420" w:firstRow="1" w:lastRow="0" w:firstColumn="0" w:lastColumn="0" w:noHBand="0" w:noVBand="1"/>
      </w:tblPr>
      <w:tblGrid>
        <w:gridCol w:w="1360"/>
        <w:gridCol w:w="4442"/>
        <w:gridCol w:w="1701"/>
      </w:tblGrid>
      <w:tr w:rsidR="00227E21" w:rsidRPr="00227E21" w14:paraId="26F08E60" w14:textId="77777777" w:rsidTr="007B37B8">
        <w:trPr>
          <w:trHeight w:val="247"/>
        </w:trPr>
        <w:tc>
          <w:tcPr>
            <w:tcW w:w="1360" w:type="dxa"/>
            <w:tcBorders>
              <w:top w:val="single" w:sz="8" w:space="0" w:color="FFFFFF"/>
              <w:left w:val="single" w:sz="8" w:space="0" w:color="FFFFFF"/>
              <w:bottom w:val="single" w:sz="24" w:space="0" w:color="FFFFFF"/>
              <w:right w:val="single" w:sz="8" w:space="0" w:color="FFFFFF"/>
            </w:tcBorders>
            <w:shd w:val="clear" w:color="auto" w:fill="83CAEB" w:themeFill="accent1" w:themeFillTint="66"/>
            <w:tcMar>
              <w:top w:w="72" w:type="dxa"/>
              <w:left w:w="144" w:type="dxa"/>
              <w:bottom w:w="72" w:type="dxa"/>
              <w:right w:w="144" w:type="dxa"/>
            </w:tcMar>
            <w:hideMark/>
          </w:tcPr>
          <w:p w14:paraId="08248160" w14:textId="77777777" w:rsidR="00227E21" w:rsidRPr="00227E21" w:rsidRDefault="00227E21" w:rsidP="00227E2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227E21">
              <w:rPr>
                <w:rFonts w:ascii="Times New Roman" w:eastAsia="Times New Roman" w:hAnsi="Times New Roman" w:cs="Times New Roman"/>
                <w:b/>
                <w:bCs/>
                <w:kern w:val="0"/>
                <w:sz w:val="24"/>
                <w:szCs w:val="24"/>
                <w:lang w:val="en-US" w:eastAsia="en-IN" w:bidi="hi-IN"/>
                <w14:ligatures w14:val="none"/>
              </w:rPr>
              <w:t>UC Pin</w:t>
            </w:r>
          </w:p>
        </w:tc>
        <w:tc>
          <w:tcPr>
            <w:tcW w:w="4442" w:type="dxa"/>
            <w:tcBorders>
              <w:top w:val="single" w:sz="8" w:space="0" w:color="FFFFFF"/>
              <w:left w:val="single" w:sz="8" w:space="0" w:color="FFFFFF"/>
              <w:bottom w:val="single" w:sz="24" w:space="0" w:color="FFFFFF"/>
              <w:right w:val="single" w:sz="8" w:space="0" w:color="FFFFFF"/>
            </w:tcBorders>
            <w:shd w:val="clear" w:color="auto" w:fill="83CAEB" w:themeFill="accent1" w:themeFillTint="66"/>
            <w:tcMar>
              <w:top w:w="72" w:type="dxa"/>
              <w:left w:w="144" w:type="dxa"/>
              <w:bottom w:w="72" w:type="dxa"/>
              <w:right w:w="144" w:type="dxa"/>
            </w:tcMar>
            <w:hideMark/>
          </w:tcPr>
          <w:p w14:paraId="7B83EF73" w14:textId="77777777" w:rsidR="00227E21" w:rsidRPr="00227E21" w:rsidRDefault="00227E21" w:rsidP="00227E2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227E21">
              <w:rPr>
                <w:rFonts w:ascii="Times New Roman" w:eastAsia="Times New Roman" w:hAnsi="Times New Roman" w:cs="Times New Roman"/>
                <w:b/>
                <w:bCs/>
                <w:kern w:val="0"/>
                <w:sz w:val="24"/>
                <w:szCs w:val="24"/>
                <w:lang w:val="en-US" w:eastAsia="en-IN" w:bidi="hi-IN"/>
                <w14:ligatures w14:val="none"/>
              </w:rPr>
              <w:t>Signal</w:t>
            </w:r>
          </w:p>
        </w:tc>
        <w:tc>
          <w:tcPr>
            <w:tcW w:w="1701" w:type="dxa"/>
            <w:tcBorders>
              <w:top w:val="single" w:sz="8" w:space="0" w:color="FFFFFF"/>
              <w:left w:val="single" w:sz="8" w:space="0" w:color="FFFFFF"/>
              <w:bottom w:val="single" w:sz="24" w:space="0" w:color="FFFFFF"/>
              <w:right w:val="single" w:sz="8" w:space="0" w:color="FFFFFF"/>
            </w:tcBorders>
            <w:shd w:val="clear" w:color="auto" w:fill="83CAEB" w:themeFill="accent1" w:themeFillTint="66"/>
            <w:tcMar>
              <w:top w:w="72" w:type="dxa"/>
              <w:left w:w="144" w:type="dxa"/>
              <w:bottom w:w="72" w:type="dxa"/>
              <w:right w:w="144" w:type="dxa"/>
            </w:tcMar>
            <w:hideMark/>
          </w:tcPr>
          <w:p w14:paraId="0F861C18" w14:textId="77777777" w:rsidR="00227E21" w:rsidRPr="00227E21" w:rsidRDefault="00227E21" w:rsidP="00227E2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227E21">
              <w:rPr>
                <w:rFonts w:ascii="Times New Roman" w:eastAsia="Times New Roman" w:hAnsi="Times New Roman" w:cs="Times New Roman"/>
                <w:b/>
                <w:bCs/>
                <w:kern w:val="0"/>
                <w:sz w:val="24"/>
                <w:szCs w:val="24"/>
                <w:lang w:val="en-US" w:eastAsia="en-IN" w:bidi="hi-IN"/>
                <w14:ligatures w14:val="none"/>
              </w:rPr>
              <w:t>Type</w:t>
            </w:r>
          </w:p>
        </w:tc>
      </w:tr>
      <w:tr w:rsidR="00227E21" w:rsidRPr="00227E21" w14:paraId="243E729D" w14:textId="77777777" w:rsidTr="007B37B8">
        <w:trPr>
          <w:trHeight w:val="59"/>
        </w:trPr>
        <w:tc>
          <w:tcPr>
            <w:tcW w:w="1360" w:type="dxa"/>
            <w:tcBorders>
              <w:top w:val="single" w:sz="24" w:space="0" w:color="FFFFFF"/>
              <w:left w:val="single" w:sz="8" w:space="0" w:color="FFFFFF"/>
              <w:bottom w:val="single" w:sz="8" w:space="0" w:color="FFFFFF"/>
              <w:right w:val="single" w:sz="8" w:space="0" w:color="FFFFFF"/>
            </w:tcBorders>
            <w:shd w:val="clear" w:color="auto" w:fill="CCD2D8"/>
            <w:tcMar>
              <w:top w:w="72" w:type="dxa"/>
              <w:left w:w="144" w:type="dxa"/>
              <w:bottom w:w="72" w:type="dxa"/>
              <w:right w:w="144" w:type="dxa"/>
            </w:tcMar>
            <w:hideMark/>
          </w:tcPr>
          <w:p w14:paraId="7592C18D" w14:textId="77777777" w:rsidR="00227E21" w:rsidRPr="00227E21" w:rsidRDefault="00227E21" w:rsidP="00227E2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227E21">
              <w:rPr>
                <w:rFonts w:ascii="Times New Roman" w:eastAsia="Times New Roman" w:hAnsi="Times New Roman" w:cs="Times New Roman"/>
                <w:kern w:val="0"/>
                <w:sz w:val="24"/>
                <w:szCs w:val="24"/>
                <w:lang w:val="en-US" w:eastAsia="en-IN" w:bidi="hi-IN"/>
                <w14:ligatures w14:val="none"/>
              </w:rPr>
              <w:t>PA14</w:t>
            </w:r>
          </w:p>
        </w:tc>
        <w:tc>
          <w:tcPr>
            <w:tcW w:w="4442" w:type="dxa"/>
            <w:tcBorders>
              <w:top w:val="single" w:sz="24" w:space="0" w:color="FFFFFF"/>
              <w:left w:val="single" w:sz="8" w:space="0" w:color="FFFFFF"/>
              <w:bottom w:val="single" w:sz="8" w:space="0" w:color="FFFFFF"/>
              <w:right w:val="single" w:sz="8" w:space="0" w:color="FFFFFF"/>
            </w:tcBorders>
            <w:shd w:val="clear" w:color="auto" w:fill="CCD2D8"/>
            <w:tcMar>
              <w:top w:w="72" w:type="dxa"/>
              <w:left w:w="144" w:type="dxa"/>
              <w:bottom w:w="72" w:type="dxa"/>
              <w:right w:w="144" w:type="dxa"/>
            </w:tcMar>
            <w:hideMark/>
          </w:tcPr>
          <w:p w14:paraId="1A1845C5" w14:textId="77777777" w:rsidR="00227E21" w:rsidRPr="00227E21" w:rsidRDefault="00227E21" w:rsidP="00227E2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227E21">
              <w:rPr>
                <w:rFonts w:ascii="Times New Roman" w:eastAsia="Times New Roman" w:hAnsi="Times New Roman" w:cs="Times New Roman"/>
                <w:kern w:val="0"/>
                <w:sz w:val="24"/>
                <w:szCs w:val="24"/>
                <w:lang w:val="en-US" w:eastAsia="en-IN" w:bidi="hi-IN"/>
                <w14:ligatures w14:val="none"/>
              </w:rPr>
              <w:t>Brak- brake pressed</w:t>
            </w:r>
          </w:p>
        </w:tc>
        <w:tc>
          <w:tcPr>
            <w:tcW w:w="1701" w:type="dxa"/>
            <w:tcBorders>
              <w:top w:val="single" w:sz="24" w:space="0" w:color="FFFFFF"/>
              <w:left w:val="single" w:sz="8" w:space="0" w:color="FFFFFF"/>
              <w:bottom w:val="single" w:sz="8" w:space="0" w:color="FFFFFF"/>
              <w:right w:val="single" w:sz="8" w:space="0" w:color="FFFFFF"/>
            </w:tcBorders>
            <w:shd w:val="clear" w:color="auto" w:fill="CCD2D8"/>
            <w:tcMar>
              <w:top w:w="72" w:type="dxa"/>
              <w:left w:w="144" w:type="dxa"/>
              <w:bottom w:w="72" w:type="dxa"/>
              <w:right w:w="144" w:type="dxa"/>
            </w:tcMar>
            <w:hideMark/>
          </w:tcPr>
          <w:p w14:paraId="303960AC" w14:textId="77777777" w:rsidR="00227E21" w:rsidRPr="00227E21" w:rsidRDefault="00227E21" w:rsidP="00227E2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227E21">
              <w:rPr>
                <w:rFonts w:ascii="Times New Roman" w:eastAsia="Times New Roman" w:hAnsi="Times New Roman" w:cs="Times New Roman"/>
                <w:kern w:val="0"/>
                <w:sz w:val="24"/>
                <w:szCs w:val="24"/>
                <w:lang w:val="en-US" w:eastAsia="en-IN" w:bidi="hi-IN"/>
                <w14:ligatures w14:val="none"/>
              </w:rPr>
              <w:t>GPIn</w:t>
            </w:r>
          </w:p>
        </w:tc>
      </w:tr>
      <w:tr w:rsidR="00227E21" w:rsidRPr="00227E21" w14:paraId="1BE28303" w14:textId="77777777" w:rsidTr="007B37B8">
        <w:trPr>
          <w:trHeight w:val="189"/>
        </w:trPr>
        <w:tc>
          <w:tcPr>
            <w:tcW w:w="1360" w:type="dxa"/>
            <w:tcBorders>
              <w:top w:val="single" w:sz="8" w:space="0" w:color="FFFFFF"/>
              <w:left w:val="single" w:sz="8" w:space="0" w:color="FFFFFF"/>
              <w:bottom w:val="single" w:sz="8" w:space="0" w:color="FFFFFF"/>
              <w:right w:val="single" w:sz="8" w:space="0" w:color="FFFFFF"/>
            </w:tcBorders>
            <w:shd w:val="clear" w:color="auto" w:fill="E7EAED"/>
            <w:tcMar>
              <w:top w:w="72" w:type="dxa"/>
              <w:left w:w="144" w:type="dxa"/>
              <w:bottom w:w="72" w:type="dxa"/>
              <w:right w:w="144" w:type="dxa"/>
            </w:tcMar>
            <w:hideMark/>
          </w:tcPr>
          <w:p w14:paraId="0ABFB97F" w14:textId="77777777" w:rsidR="00227E21" w:rsidRPr="00227E21" w:rsidRDefault="00227E21" w:rsidP="00227E2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227E21">
              <w:rPr>
                <w:rFonts w:ascii="Times New Roman" w:eastAsia="Times New Roman" w:hAnsi="Times New Roman" w:cs="Times New Roman"/>
                <w:kern w:val="0"/>
                <w:sz w:val="24"/>
                <w:szCs w:val="24"/>
                <w:lang w:val="en-US" w:eastAsia="en-IN" w:bidi="hi-IN"/>
                <w14:ligatures w14:val="none"/>
              </w:rPr>
              <w:t>PA13</w:t>
            </w:r>
          </w:p>
        </w:tc>
        <w:tc>
          <w:tcPr>
            <w:tcW w:w="4442" w:type="dxa"/>
            <w:tcBorders>
              <w:top w:val="single" w:sz="8" w:space="0" w:color="FFFFFF"/>
              <w:left w:val="single" w:sz="8" w:space="0" w:color="FFFFFF"/>
              <w:bottom w:val="single" w:sz="8" w:space="0" w:color="FFFFFF"/>
              <w:right w:val="single" w:sz="8" w:space="0" w:color="FFFFFF"/>
            </w:tcBorders>
            <w:shd w:val="clear" w:color="auto" w:fill="E7EAED"/>
            <w:tcMar>
              <w:top w:w="72" w:type="dxa"/>
              <w:left w:w="144" w:type="dxa"/>
              <w:bottom w:w="72" w:type="dxa"/>
              <w:right w:w="144" w:type="dxa"/>
            </w:tcMar>
            <w:hideMark/>
          </w:tcPr>
          <w:p w14:paraId="783BE30C" w14:textId="77777777" w:rsidR="00227E21" w:rsidRPr="00227E21" w:rsidRDefault="00227E21" w:rsidP="00227E2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227E21">
              <w:rPr>
                <w:rFonts w:ascii="Times New Roman" w:eastAsia="Times New Roman" w:hAnsi="Times New Roman" w:cs="Times New Roman"/>
                <w:kern w:val="0"/>
                <w:sz w:val="24"/>
                <w:szCs w:val="24"/>
                <w:lang w:val="en-US" w:eastAsia="en-IN" w:bidi="hi-IN"/>
                <w14:ligatures w14:val="none"/>
              </w:rPr>
              <w:t>Ing – ignition in</w:t>
            </w:r>
          </w:p>
        </w:tc>
        <w:tc>
          <w:tcPr>
            <w:tcW w:w="1701" w:type="dxa"/>
            <w:tcBorders>
              <w:top w:val="single" w:sz="8" w:space="0" w:color="FFFFFF"/>
              <w:left w:val="single" w:sz="8" w:space="0" w:color="FFFFFF"/>
              <w:bottom w:val="single" w:sz="8" w:space="0" w:color="FFFFFF"/>
              <w:right w:val="single" w:sz="8" w:space="0" w:color="FFFFFF"/>
            </w:tcBorders>
            <w:shd w:val="clear" w:color="auto" w:fill="E7EAED"/>
            <w:tcMar>
              <w:top w:w="72" w:type="dxa"/>
              <w:left w:w="144" w:type="dxa"/>
              <w:bottom w:w="72" w:type="dxa"/>
              <w:right w:w="144" w:type="dxa"/>
            </w:tcMar>
            <w:hideMark/>
          </w:tcPr>
          <w:p w14:paraId="2C82401E" w14:textId="77777777" w:rsidR="00227E21" w:rsidRPr="00227E21" w:rsidRDefault="00227E21" w:rsidP="00227E2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227E21">
              <w:rPr>
                <w:rFonts w:ascii="Times New Roman" w:eastAsia="Times New Roman" w:hAnsi="Times New Roman" w:cs="Times New Roman"/>
                <w:kern w:val="0"/>
                <w:sz w:val="24"/>
                <w:szCs w:val="24"/>
                <w:lang w:val="en-US" w:eastAsia="en-IN" w:bidi="hi-IN"/>
                <w14:ligatures w14:val="none"/>
              </w:rPr>
              <w:t>GPIn</w:t>
            </w:r>
          </w:p>
        </w:tc>
      </w:tr>
      <w:tr w:rsidR="00227E21" w:rsidRPr="00227E21" w14:paraId="3BB312FE" w14:textId="77777777" w:rsidTr="007B37B8">
        <w:trPr>
          <w:trHeight w:val="18"/>
        </w:trPr>
        <w:tc>
          <w:tcPr>
            <w:tcW w:w="1360" w:type="dxa"/>
            <w:tcBorders>
              <w:top w:val="single" w:sz="8" w:space="0" w:color="FFFFFF"/>
              <w:left w:val="single" w:sz="8" w:space="0" w:color="FFFFFF"/>
              <w:bottom w:val="single" w:sz="8" w:space="0" w:color="FFFFFF"/>
              <w:right w:val="single" w:sz="8" w:space="0" w:color="FFFFFF"/>
            </w:tcBorders>
            <w:shd w:val="clear" w:color="auto" w:fill="CCD2D8"/>
            <w:tcMar>
              <w:top w:w="72" w:type="dxa"/>
              <w:left w:w="144" w:type="dxa"/>
              <w:bottom w:w="72" w:type="dxa"/>
              <w:right w:w="144" w:type="dxa"/>
            </w:tcMar>
            <w:hideMark/>
          </w:tcPr>
          <w:p w14:paraId="5BC8C1D6" w14:textId="77777777" w:rsidR="00227E21" w:rsidRPr="00227E21" w:rsidRDefault="00227E21" w:rsidP="00227E2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227E21">
              <w:rPr>
                <w:rFonts w:ascii="Times New Roman" w:eastAsia="Times New Roman" w:hAnsi="Times New Roman" w:cs="Times New Roman"/>
                <w:kern w:val="0"/>
                <w:sz w:val="24"/>
                <w:szCs w:val="24"/>
                <w:lang w:val="en-US" w:eastAsia="en-IN" w:bidi="hi-IN"/>
                <w14:ligatures w14:val="none"/>
              </w:rPr>
              <w:t>PA12</w:t>
            </w:r>
          </w:p>
        </w:tc>
        <w:tc>
          <w:tcPr>
            <w:tcW w:w="4442" w:type="dxa"/>
            <w:tcBorders>
              <w:top w:val="single" w:sz="8" w:space="0" w:color="FFFFFF"/>
              <w:left w:val="single" w:sz="8" w:space="0" w:color="FFFFFF"/>
              <w:bottom w:val="single" w:sz="8" w:space="0" w:color="FFFFFF"/>
              <w:right w:val="single" w:sz="8" w:space="0" w:color="FFFFFF"/>
            </w:tcBorders>
            <w:shd w:val="clear" w:color="auto" w:fill="CCD2D8"/>
            <w:tcMar>
              <w:top w:w="72" w:type="dxa"/>
              <w:left w:w="144" w:type="dxa"/>
              <w:bottom w:w="72" w:type="dxa"/>
              <w:right w:w="144" w:type="dxa"/>
            </w:tcMar>
            <w:hideMark/>
          </w:tcPr>
          <w:p w14:paraId="3FC10DFA" w14:textId="77777777" w:rsidR="00227E21" w:rsidRPr="00227E21" w:rsidRDefault="00227E21" w:rsidP="00227E2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227E21">
              <w:rPr>
                <w:rFonts w:ascii="Times New Roman" w:eastAsia="Times New Roman" w:hAnsi="Times New Roman" w:cs="Times New Roman"/>
                <w:kern w:val="0"/>
                <w:sz w:val="24"/>
                <w:szCs w:val="24"/>
                <w:lang w:val="en-US" w:eastAsia="en-IN" w:bidi="hi-IN"/>
                <w14:ligatures w14:val="none"/>
              </w:rPr>
              <w:t>Dirc – drive direction</w:t>
            </w:r>
          </w:p>
        </w:tc>
        <w:tc>
          <w:tcPr>
            <w:tcW w:w="1701" w:type="dxa"/>
            <w:tcBorders>
              <w:top w:val="single" w:sz="8" w:space="0" w:color="FFFFFF"/>
              <w:left w:val="single" w:sz="8" w:space="0" w:color="FFFFFF"/>
              <w:bottom w:val="single" w:sz="8" w:space="0" w:color="FFFFFF"/>
              <w:right w:val="single" w:sz="8" w:space="0" w:color="FFFFFF"/>
            </w:tcBorders>
            <w:shd w:val="clear" w:color="auto" w:fill="CCD2D8"/>
            <w:tcMar>
              <w:top w:w="72" w:type="dxa"/>
              <w:left w:w="144" w:type="dxa"/>
              <w:bottom w:w="72" w:type="dxa"/>
              <w:right w:w="144" w:type="dxa"/>
            </w:tcMar>
            <w:hideMark/>
          </w:tcPr>
          <w:p w14:paraId="6C42047D" w14:textId="77777777" w:rsidR="00227E21" w:rsidRPr="00227E21" w:rsidRDefault="00227E21" w:rsidP="00227E2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227E21">
              <w:rPr>
                <w:rFonts w:ascii="Times New Roman" w:eastAsia="Times New Roman" w:hAnsi="Times New Roman" w:cs="Times New Roman"/>
                <w:kern w:val="0"/>
                <w:sz w:val="24"/>
                <w:szCs w:val="24"/>
                <w:lang w:val="en-US" w:eastAsia="en-IN" w:bidi="hi-IN"/>
                <w14:ligatures w14:val="none"/>
              </w:rPr>
              <w:t>GPIn</w:t>
            </w:r>
          </w:p>
        </w:tc>
      </w:tr>
      <w:tr w:rsidR="00227E21" w:rsidRPr="00227E21" w14:paraId="0F314A20" w14:textId="77777777" w:rsidTr="007B37B8">
        <w:trPr>
          <w:trHeight w:val="18"/>
        </w:trPr>
        <w:tc>
          <w:tcPr>
            <w:tcW w:w="1360" w:type="dxa"/>
            <w:tcBorders>
              <w:top w:val="single" w:sz="8" w:space="0" w:color="FFFFFF"/>
              <w:left w:val="single" w:sz="8" w:space="0" w:color="FFFFFF"/>
              <w:bottom w:val="single" w:sz="8" w:space="0" w:color="FFFFFF"/>
              <w:right w:val="single" w:sz="8" w:space="0" w:color="FFFFFF"/>
            </w:tcBorders>
            <w:shd w:val="clear" w:color="auto" w:fill="E7EAED"/>
            <w:tcMar>
              <w:top w:w="72" w:type="dxa"/>
              <w:left w:w="144" w:type="dxa"/>
              <w:bottom w:w="72" w:type="dxa"/>
              <w:right w:w="144" w:type="dxa"/>
            </w:tcMar>
            <w:hideMark/>
          </w:tcPr>
          <w:p w14:paraId="5FEC5D2F" w14:textId="77777777" w:rsidR="00227E21" w:rsidRPr="00227E21" w:rsidRDefault="00227E21" w:rsidP="00227E2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227E21">
              <w:rPr>
                <w:rFonts w:ascii="Times New Roman" w:eastAsia="Times New Roman" w:hAnsi="Times New Roman" w:cs="Times New Roman"/>
                <w:kern w:val="0"/>
                <w:sz w:val="24"/>
                <w:szCs w:val="24"/>
                <w:lang w:val="en-US" w:eastAsia="en-IN" w:bidi="hi-IN"/>
                <w14:ligatures w14:val="none"/>
              </w:rPr>
              <w:t>PA11</w:t>
            </w:r>
          </w:p>
        </w:tc>
        <w:tc>
          <w:tcPr>
            <w:tcW w:w="4442" w:type="dxa"/>
            <w:tcBorders>
              <w:top w:val="single" w:sz="8" w:space="0" w:color="FFFFFF"/>
              <w:left w:val="single" w:sz="8" w:space="0" w:color="FFFFFF"/>
              <w:bottom w:val="single" w:sz="8" w:space="0" w:color="FFFFFF"/>
              <w:right w:val="single" w:sz="8" w:space="0" w:color="FFFFFF"/>
            </w:tcBorders>
            <w:shd w:val="clear" w:color="auto" w:fill="E7EAED"/>
            <w:tcMar>
              <w:top w:w="72" w:type="dxa"/>
              <w:left w:w="144" w:type="dxa"/>
              <w:bottom w:w="72" w:type="dxa"/>
              <w:right w:w="144" w:type="dxa"/>
            </w:tcMar>
            <w:hideMark/>
          </w:tcPr>
          <w:p w14:paraId="09BFB5C9" w14:textId="77777777" w:rsidR="00227E21" w:rsidRPr="00227E21" w:rsidRDefault="00227E21" w:rsidP="00227E2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227E21">
              <w:rPr>
                <w:rFonts w:ascii="Times New Roman" w:eastAsia="Times New Roman" w:hAnsi="Times New Roman" w:cs="Times New Roman"/>
                <w:kern w:val="0"/>
                <w:sz w:val="24"/>
                <w:szCs w:val="24"/>
                <w:lang w:val="en-US" w:eastAsia="en-IN" w:bidi="hi-IN"/>
                <w14:ligatures w14:val="none"/>
              </w:rPr>
              <w:t>Cont-contactor out</w:t>
            </w:r>
          </w:p>
        </w:tc>
        <w:tc>
          <w:tcPr>
            <w:tcW w:w="1701" w:type="dxa"/>
            <w:tcBorders>
              <w:top w:val="single" w:sz="8" w:space="0" w:color="FFFFFF"/>
              <w:left w:val="single" w:sz="8" w:space="0" w:color="FFFFFF"/>
              <w:bottom w:val="single" w:sz="8" w:space="0" w:color="FFFFFF"/>
              <w:right w:val="single" w:sz="8" w:space="0" w:color="FFFFFF"/>
            </w:tcBorders>
            <w:shd w:val="clear" w:color="auto" w:fill="E7EAED"/>
            <w:tcMar>
              <w:top w:w="72" w:type="dxa"/>
              <w:left w:w="144" w:type="dxa"/>
              <w:bottom w:w="72" w:type="dxa"/>
              <w:right w:w="144" w:type="dxa"/>
            </w:tcMar>
            <w:hideMark/>
          </w:tcPr>
          <w:p w14:paraId="1AAD8E1A" w14:textId="77777777" w:rsidR="00227E21" w:rsidRPr="00227E21" w:rsidRDefault="00227E21" w:rsidP="00227E2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227E21">
              <w:rPr>
                <w:rFonts w:ascii="Times New Roman" w:eastAsia="Times New Roman" w:hAnsi="Times New Roman" w:cs="Times New Roman"/>
                <w:kern w:val="0"/>
                <w:sz w:val="24"/>
                <w:szCs w:val="24"/>
                <w:lang w:val="en-US" w:eastAsia="en-IN" w:bidi="hi-IN"/>
                <w14:ligatures w14:val="none"/>
              </w:rPr>
              <w:t>GPOut</w:t>
            </w:r>
          </w:p>
        </w:tc>
      </w:tr>
      <w:tr w:rsidR="00227E21" w:rsidRPr="00227E21" w14:paraId="2AEDF451" w14:textId="77777777" w:rsidTr="007B37B8">
        <w:trPr>
          <w:trHeight w:val="18"/>
        </w:trPr>
        <w:tc>
          <w:tcPr>
            <w:tcW w:w="1360" w:type="dxa"/>
            <w:tcBorders>
              <w:top w:val="single" w:sz="8" w:space="0" w:color="FFFFFF"/>
              <w:left w:val="single" w:sz="8" w:space="0" w:color="FFFFFF"/>
              <w:bottom w:val="single" w:sz="8" w:space="0" w:color="FFFFFF"/>
              <w:right w:val="single" w:sz="8" w:space="0" w:color="FFFFFF"/>
            </w:tcBorders>
            <w:shd w:val="clear" w:color="auto" w:fill="CCD2D8"/>
            <w:tcMar>
              <w:top w:w="72" w:type="dxa"/>
              <w:left w:w="144" w:type="dxa"/>
              <w:bottom w:w="72" w:type="dxa"/>
              <w:right w:w="144" w:type="dxa"/>
            </w:tcMar>
            <w:hideMark/>
          </w:tcPr>
          <w:p w14:paraId="70F55675" w14:textId="77777777" w:rsidR="00227E21" w:rsidRPr="00227E21" w:rsidRDefault="00227E21" w:rsidP="00227E2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227E21">
              <w:rPr>
                <w:rFonts w:ascii="Times New Roman" w:eastAsia="Times New Roman" w:hAnsi="Times New Roman" w:cs="Times New Roman"/>
                <w:kern w:val="0"/>
                <w:sz w:val="24"/>
                <w:szCs w:val="24"/>
                <w:lang w:val="en-US" w:eastAsia="en-IN" w:bidi="hi-IN"/>
                <w14:ligatures w14:val="none"/>
              </w:rPr>
              <w:t>PA10</w:t>
            </w:r>
          </w:p>
        </w:tc>
        <w:tc>
          <w:tcPr>
            <w:tcW w:w="4442" w:type="dxa"/>
            <w:tcBorders>
              <w:top w:val="single" w:sz="8" w:space="0" w:color="FFFFFF"/>
              <w:left w:val="single" w:sz="8" w:space="0" w:color="FFFFFF"/>
              <w:bottom w:val="single" w:sz="8" w:space="0" w:color="FFFFFF"/>
              <w:right w:val="single" w:sz="8" w:space="0" w:color="FFFFFF"/>
            </w:tcBorders>
            <w:shd w:val="clear" w:color="auto" w:fill="CCD2D8"/>
            <w:tcMar>
              <w:top w:w="72" w:type="dxa"/>
              <w:left w:w="144" w:type="dxa"/>
              <w:bottom w:w="72" w:type="dxa"/>
              <w:right w:w="144" w:type="dxa"/>
            </w:tcMar>
            <w:hideMark/>
          </w:tcPr>
          <w:p w14:paraId="0F02C67C" w14:textId="77777777" w:rsidR="00227E21" w:rsidRPr="00227E21" w:rsidRDefault="00227E21" w:rsidP="00227E2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227E21">
              <w:rPr>
                <w:rFonts w:ascii="Times New Roman" w:eastAsia="Times New Roman" w:hAnsi="Times New Roman" w:cs="Times New Roman"/>
                <w:kern w:val="0"/>
                <w:sz w:val="24"/>
                <w:szCs w:val="24"/>
                <w:lang w:val="en-US" w:eastAsia="en-IN" w:bidi="hi-IN"/>
                <w14:ligatures w14:val="none"/>
              </w:rPr>
              <w:t>Urx – uart rx</w:t>
            </w:r>
          </w:p>
        </w:tc>
        <w:tc>
          <w:tcPr>
            <w:tcW w:w="1701" w:type="dxa"/>
            <w:tcBorders>
              <w:top w:val="single" w:sz="8" w:space="0" w:color="FFFFFF"/>
              <w:left w:val="single" w:sz="8" w:space="0" w:color="FFFFFF"/>
              <w:bottom w:val="single" w:sz="8" w:space="0" w:color="FFFFFF"/>
              <w:right w:val="single" w:sz="8" w:space="0" w:color="FFFFFF"/>
            </w:tcBorders>
            <w:shd w:val="clear" w:color="auto" w:fill="CCD2D8"/>
            <w:tcMar>
              <w:top w:w="72" w:type="dxa"/>
              <w:left w:w="144" w:type="dxa"/>
              <w:bottom w:w="72" w:type="dxa"/>
              <w:right w:w="144" w:type="dxa"/>
            </w:tcMar>
            <w:hideMark/>
          </w:tcPr>
          <w:p w14:paraId="78853FD0" w14:textId="77777777" w:rsidR="00227E21" w:rsidRPr="00227E21" w:rsidRDefault="00227E21" w:rsidP="00227E2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227E21">
              <w:rPr>
                <w:rFonts w:ascii="Times New Roman" w:eastAsia="Times New Roman" w:hAnsi="Times New Roman" w:cs="Times New Roman"/>
                <w:kern w:val="0"/>
                <w:sz w:val="24"/>
                <w:szCs w:val="24"/>
                <w:lang w:val="en-US" w:eastAsia="en-IN" w:bidi="hi-IN"/>
                <w14:ligatures w14:val="none"/>
              </w:rPr>
              <w:t>UART RX</w:t>
            </w:r>
          </w:p>
        </w:tc>
      </w:tr>
      <w:tr w:rsidR="00227E21" w:rsidRPr="00227E21" w14:paraId="71EEDFDC" w14:textId="77777777" w:rsidTr="007B37B8">
        <w:trPr>
          <w:trHeight w:val="115"/>
        </w:trPr>
        <w:tc>
          <w:tcPr>
            <w:tcW w:w="1360" w:type="dxa"/>
            <w:tcBorders>
              <w:top w:val="single" w:sz="8" w:space="0" w:color="FFFFFF"/>
              <w:left w:val="single" w:sz="8" w:space="0" w:color="FFFFFF"/>
              <w:bottom w:val="single" w:sz="8" w:space="0" w:color="FFFFFF"/>
              <w:right w:val="single" w:sz="8" w:space="0" w:color="FFFFFF"/>
            </w:tcBorders>
            <w:shd w:val="clear" w:color="auto" w:fill="E7EAED"/>
            <w:tcMar>
              <w:top w:w="72" w:type="dxa"/>
              <w:left w:w="144" w:type="dxa"/>
              <w:bottom w:w="72" w:type="dxa"/>
              <w:right w:w="144" w:type="dxa"/>
            </w:tcMar>
            <w:hideMark/>
          </w:tcPr>
          <w:p w14:paraId="05C294AE" w14:textId="77777777" w:rsidR="00227E21" w:rsidRPr="00227E21" w:rsidRDefault="00227E21" w:rsidP="00227E2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227E21">
              <w:rPr>
                <w:rFonts w:ascii="Times New Roman" w:eastAsia="Times New Roman" w:hAnsi="Times New Roman" w:cs="Times New Roman"/>
                <w:kern w:val="0"/>
                <w:sz w:val="24"/>
                <w:szCs w:val="24"/>
                <w:lang w:val="en-US" w:eastAsia="en-IN" w:bidi="hi-IN"/>
                <w14:ligatures w14:val="none"/>
              </w:rPr>
              <w:t>PC7</w:t>
            </w:r>
          </w:p>
        </w:tc>
        <w:tc>
          <w:tcPr>
            <w:tcW w:w="4442" w:type="dxa"/>
            <w:tcBorders>
              <w:top w:val="single" w:sz="8" w:space="0" w:color="FFFFFF"/>
              <w:left w:val="single" w:sz="8" w:space="0" w:color="FFFFFF"/>
              <w:bottom w:val="single" w:sz="8" w:space="0" w:color="FFFFFF"/>
              <w:right w:val="single" w:sz="8" w:space="0" w:color="FFFFFF"/>
            </w:tcBorders>
            <w:shd w:val="clear" w:color="auto" w:fill="E7EAED"/>
            <w:tcMar>
              <w:top w:w="72" w:type="dxa"/>
              <w:left w:w="144" w:type="dxa"/>
              <w:bottom w:w="72" w:type="dxa"/>
              <w:right w:w="144" w:type="dxa"/>
            </w:tcMar>
            <w:hideMark/>
          </w:tcPr>
          <w:p w14:paraId="14CE951B" w14:textId="77777777" w:rsidR="00227E21" w:rsidRPr="00227E21" w:rsidRDefault="00227E21" w:rsidP="00227E2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227E21">
              <w:rPr>
                <w:rFonts w:ascii="Times New Roman" w:eastAsia="Times New Roman" w:hAnsi="Times New Roman" w:cs="Times New Roman"/>
                <w:kern w:val="0"/>
                <w:sz w:val="24"/>
                <w:szCs w:val="24"/>
                <w:lang w:val="en-US" w:eastAsia="en-IN" w:bidi="hi-IN"/>
                <w14:ligatures w14:val="none"/>
              </w:rPr>
              <w:t>Park – parking in</w:t>
            </w:r>
          </w:p>
        </w:tc>
        <w:tc>
          <w:tcPr>
            <w:tcW w:w="1701" w:type="dxa"/>
            <w:tcBorders>
              <w:top w:val="single" w:sz="8" w:space="0" w:color="FFFFFF"/>
              <w:left w:val="single" w:sz="8" w:space="0" w:color="FFFFFF"/>
              <w:bottom w:val="single" w:sz="8" w:space="0" w:color="FFFFFF"/>
              <w:right w:val="single" w:sz="8" w:space="0" w:color="FFFFFF"/>
            </w:tcBorders>
            <w:shd w:val="clear" w:color="auto" w:fill="E7EAED"/>
            <w:tcMar>
              <w:top w:w="72" w:type="dxa"/>
              <w:left w:w="144" w:type="dxa"/>
              <w:bottom w:w="72" w:type="dxa"/>
              <w:right w:w="144" w:type="dxa"/>
            </w:tcMar>
            <w:hideMark/>
          </w:tcPr>
          <w:p w14:paraId="543AE1A2" w14:textId="77777777" w:rsidR="00227E21" w:rsidRPr="00227E21" w:rsidRDefault="00227E21" w:rsidP="00227E2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227E21">
              <w:rPr>
                <w:rFonts w:ascii="Times New Roman" w:eastAsia="Times New Roman" w:hAnsi="Times New Roman" w:cs="Times New Roman"/>
                <w:kern w:val="0"/>
                <w:sz w:val="24"/>
                <w:szCs w:val="24"/>
                <w:lang w:val="en-US" w:eastAsia="en-IN" w:bidi="hi-IN"/>
                <w14:ligatures w14:val="none"/>
              </w:rPr>
              <w:t>GPIn</w:t>
            </w:r>
          </w:p>
        </w:tc>
      </w:tr>
      <w:tr w:rsidR="00227E21" w:rsidRPr="00227E21" w14:paraId="14AB32BE" w14:textId="77777777" w:rsidTr="007B37B8">
        <w:trPr>
          <w:trHeight w:val="18"/>
        </w:trPr>
        <w:tc>
          <w:tcPr>
            <w:tcW w:w="1360" w:type="dxa"/>
            <w:tcBorders>
              <w:top w:val="single" w:sz="8" w:space="0" w:color="FFFFFF"/>
              <w:left w:val="single" w:sz="8" w:space="0" w:color="FFFFFF"/>
              <w:bottom w:val="single" w:sz="8" w:space="0" w:color="FFFFFF"/>
              <w:right w:val="single" w:sz="8" w:space="0" w:color="FFFFFF"/>
            </w:tcBorders>
            <w:shd w:val="clear" w:color="auto" w:fill="CCD2D8"/>
            <w:tcMar>
              <w:top w:w="72" w:type="dxa"/>
              <w:left w:w="144" w:type="dxa"/>
              <w:bottom w:w="72" w:type="dxa"/>
              <w:right w:w="144" w:type="dxa"/>
            </w:tcMar>
            <w:hideMark/>
          </w:tcPr>
          <w:p w14:paraId="740EFD38" w14:textId="77777777" w:rsidR="00227E21" w:rsidRPr="00227E21" w:rsidRDefault="00227E21" w:rsidP="00227E2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227E21">
              <w:rPr>
                <w:rFonts w:ascii="Times New Roman" w:eastAsia="Times New Roman" w:hAnsi="Times New Roman" w:cs="Times New Roman"/>
                <w:kern w:val="0"/>
                <w:sz w:val="24"/>
                <w:szCs w:val="24"/>
                <w:lang w:val="en-US" w:eastAsia="en-IN" w:bidi="hi-IN"/>
                <w14:ligatures w14:val="none"/>
              </w:rPr>
              <w:t>PC6</w:t>
            </w:r>
          </w:p>
        </w:tc>
        <w:tc>
          <w:tcPr>
            <w:tcW w:w="4442" w:type="dxa"/>
            <w:tcBorders>
              <w:top w:val="single" w:sz="8" w:space="0" w:color="FFFFFF"/>
              <w:left w:val="single" w:sz="8" w:space="0" w:color="FFFFFF"/>
              <w:bottom w:val="single" w:sz="8" w:space="0" w:color="FFFFFF"/>
              <w:right w:val="single" w:sz="8" w:space="0" w:color="FFFFFF"/>
            </w:tcBorders>
            <w:shd w:val="clear" w:color="auto" w:fill="CCD2D8"/>
            <w:tcMar>
              <w:top w:w="72" w:type="dxa"/>
              <w:left w:w="144" w:type="dxa"/>
              <w:bottom w:w="72" w:type="dxa"/>
              <w:right w:w="144" w:type="dxa"/>
            </w:tcMar>
            <w:hideMark/>
          </w:tcPr>
          <w:p w14:paraId="7E1548BF" w14:textId="77777777" w:rsidR="00227E21" w:rsidRPr="00227E21" w:rsidRDefault="00227E21" w:rsidP="00227E2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227E21">
              <w:rPr>
                <w:rFonts w:ascii="Times New Roman" w:eastAsia="Times New Roman" w:hAnsi="Times New Roman" w:cs="Times New Roman"/>
                <w:kern w:val="0"/>
                <w:sz w:val="24"/>
                <w:szCs w:val="24"/>
                <w:lang w:val="en-US" w:eastAsia="en-IN" w:bidi="hi-IN"/>
                <w14:ligatures w14:val="none"/>
              </w:rPr>
              <w:t>brkre – braking resistor out</w:t>
            </w:r>
          </w:p>
        </w:tc>
        <w:tc>
          <w:tcPr>
            <w:tcW w:w="1701" w:type="dxa"/>
            <w:tcBorders>
              <w:top w:val="single" w:sz="8" w:space="0" w:color="FFFFFF"/>
              <w:left w:val="single" w:sz="8" w:space="0" w:color="FFFFFF"/>
              <w:bottom w:val="single" w:sz="8" w:space="0" w:color="FFFFFF"/>
              <w:right w:val="single" w:sz="8" w:space="0" w:color="FFFFFF"/>
            </w:tcBorders>
            <w:shd w:val="clear" w:color="auto" w:fill="CCD2D8"/>
            <w:tcMar>
              <w:top w:w="72" w:type="dxa"/>
              <w:left w:w="144" w:type="dxa"/>
              <w:bottom w:w="72" w:type="dxa"/>
              <w:right w:w="144" w:type="dxa"/>
            </w:tcMar>
            <w:hideMark/>
          </w:tcPr>
          <w:p w14:paraId="1194CDE3" w14:textId="77777777" w:rsidR="00227E21" w:rsidRPr="00227E21" w:rsidRDefault="00227E21" w:rsidP="00227E2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227E21">
              <w:rPr>
                <w:rFonts w:ascii="Times New Roman" w:eastAsia="Times New Roman" w:hAnsi="Times New Roman" w:cs="Times New Roman"/>
                <w:kern w:val="0"/>
                <w:sz w:val="24"/>
                <w:szCs w:val="24"/>
                <w:lang w:val="en-US" w:eastAsia="en-IN" w:bidi="hi-IN"/>
                <w14:ligatures w14:val="none"/>
              </w:rPr>
              <w:t>GPOut</w:t>
            </w:r>
          </w:p>
        </w:tc>
      </w:tr>
      <w:tr w:rsidR="00227E21" w:rsidRPr="00227E21" w14:paraId="2E7C6B50" w14:textId="77777777" w:rsidTr="007B37B8">
        <w:trPr>
          <w:trHeight w:val="18"/>
        </w:trPr>
        <w:tc>
          <w:tcPr>
            <w:tcW w:w="1360" w:type="dxa"/>
            <w:tcBorders>
              <w:top w:val="single" w:sz="8" w:space="0" w:color="FFFFFF"/>
              <w:left w:val="single" w:sz="8" w:space="0" w:color="FFFFFF"/>
              <w:bottom w:val="single" w:sz="8" w:space="0" w:color="FFFFFF"/>
              <w:right w:val="single" w:sz="8" w:space="0" w:color="FFFFFF"/>
            </w:tcBorders>
            <w:shd w:val="clear" w:color="auto" w:fill="E7EAED"/>
            <w:tcMar>
              <w:top w:w="72" w:type="dxa"/>
              <w:left w:w="144" w:type="dxa"/>
              <w:bottom w:w="72" w:type="dxa"/>
              <w:right w:w="144" w:type="dxa"/>
            </w:tcMar>
            <w:hideMark/>
          </w:tcPr>
          <w:p w14:paraId="06C65C1F" w14:textId="77777777" w:rsidR="00227E21" w:rsidRPr="00227E21" w:rsidRDefault="00227E21" w:rsidP="00227E2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227E21">
              <w:rPr>
                <w:rFonts w:ascii="Times New Roman" w:eastAsia="Times New Roman" w:hAnsi="Times New Roman" w:cs="Times New Roman"/>
                <w:kern w:val="0"/>
                <w:sz w:val="24"/>
                <w:szCs w:val="24"/>
                <w:lang w:val="en-US" w:eastAsia="en-IN" w:bidi="hi-IN"/>
                <w14:ligatures w14:val="none"/>
              </w:rPr>
              <w:t>PA9</w:t>
            </w:r>
          </w:p>
        </w:tc>
        <w:tc>
          <w:tcPr>
            <w:tcW w:w="4442" w:type="dxa"/>
            <w:tcBorders>
              <w:top w:val="single" w:sz="8" w:space="0" w:color="FFFFFF"/>
              <w:left w:val="single" w:sz="8" w:space="0" w:color="FFFFFF"/>
              <w:bottom w:val="single" w:sz="8" w:space="0" w:color="FFFFFF"/>
              <w:right w:val="single" w:sz="8" w:space="0" w:color="FFFFFF"/>
            </w:tcBorders>
            <w:shd w:val="clear" w:color="auto" w:fill="E7EAED"/>
            <w:tcMar>
              <w:top w:w="72" w:type="dxa"/>
              <w:left w:w="144" w:type="dxa"/>
              <w:bottom w:w="72" w:type="dxa"/>
              <w:right w:w="144" w:type="dxa"/>
            </w:tcMar>
            <w:hideMark/>
          </w:tcPr>
          <w:p w14:paraId="02C8D47A" w14:textId="77777777" w:rsidR="00227E21" w:rsidRPr="00227E21" w:rsidRDefault="00227E21" w:rsidP="00227E2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227E21">
              <w:rPr>
                <w:rFonts w:ascii="Times New Roman" w:eastAsia="Times New Roman" w:hAnsi="Times New Roman" w:cs="Times New Roman"/>
                <w:kern w:val="0"/>
                <w:sz w:val="24"/>
                <w:szCs w:val="24"/>
                <w:lang w:val="en-US" w:eastAsia="en-IN" w:bidi="hi-IN"/>
                <w14:ligatures w14:val="none"/>
              </w:rPr>
              <w:t>Utx – uart tx</w:t>
            </w:r>
          </w:p>
        </w:tc>
        <w:tc>
          <w:tcPr>
            <w:tcW w:w="1701" w:type="dxa"/>
            <w:tcBorders>
              <w:top w:val="single" w:sz="8" w:space="0" w:color="FFFFFF"/>
              <w:left w:val="single" w:sz="8" w:space="0" w:color="FFFFFF"/>
              <w:bottom w:val="single" w:sz="8" w:space="0" w:color="FFFFFF"/>
              <w:right w:val="single" w:sz="8" w:space="0" w:color="FFFFFF"/>
            </w:tcBorders>
            <w:shd w:val="clear" w:color="auto" w:fill="E7EAED"/>
            <w:tcMar>
              <w:top w:w="72" w:type="dxa"/>
              <w:left w:w="144" w:type="dxa"/>
              <w:bottom w:w="72" w:type="dxa"/>
              <w:right w:w="144" w:type="dxa"/>
            </w:tcMar>
            <w:hideMark/>
          </w:tcPr>
          <w:p w14:paraId="6D8BFD2C" w14:textId="77777777" w:rsidR="00227E21" w:rsidRPr="00227E21" w:rsidRDefault="00227E21" w:rsidP="00227E2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227E21">
              <w:rPr>
                <w:rFonts w:ascii="Times New Roman" w:eastAsia="Times New Roman" w:hAnsi="Times New Roman" w:cs="Times New Roman"/>
                <w:kern w:val="0"/>
                <w:sz w:val="24"/>
                <w:szCs w:val="24"/>
                <w:lang w:val="en-US" w:eastAsia="en-IN" w:bidi="hi-IN"/>
                <w14:ligatures w14:val="none"/>
              </w:rPr>
              <w:t>UART TX</w:t>
            </w:r>
          </w:p>
        </w:tc>
      </w:tr>
      <w:tr w:rsidR="00227E21" w:rsidRPr="00227E21" w14:paraId="4F029D63" w14:textId="77777777" w:rsidTr="007B37B8">
        <w:trPr>
          <w:trHeight w:val="18"/>
        </w:trPr>
        <w:tc>
          <w:tcPr>
            <w:tcW w:w="1360" w:type="dxa"/>
            <w:tcBorders>
              <w:top w:val="single" w:sz="8" w:space="0" w:color="FFFFFF"/>
              <w:left w:val="single" w:sz="8" w:space="0" w:color="FFFFFF"/>
              <w:bottom w:val="single" w:sz="8" w:space="0" w:color="FFFFFF"/>
              <w:right w:val="single" w:sz="8" w:space="0" w:color="FFFFFF"/>
            </w:tcBorders>
            <w:shd w:val="clear" w:color="auto" w:fill="CCD2D8"/>
            <w:tcMar>
              <w:top w:w="72" w:type="dxa"/>
              <w:left w:w="144" w:type="dxa"/>
              <w:bottom w:w="72" w:type="dxa"/>
              <w:right w:w="144" w:type="dxa"/>
            </w:tcMar>
            <w:hideMark/>
          </w:tcPr>
          <w:p w14:paraId="762D9CDF" w14:textId="77777777" w:rsidR="00227E21" w:rsidRPr="00227E21" w:rsidRDefault="00227E21" w:rsidP="00227E2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227E21">
              <w:rPr>
                <w:rFonts w:ascii="Times New Roman" w:eastAsia="Times New Roman" w:hAnsi="Times New Roman" w:cs="Times New Roman"/>
                <w:kern w:val="0"/>
                <w:sz w:val="24"/>
                <w:szCs w:val="24"/>
                <w:lang w:val="en-US" w:eastAsia="en-IN" w:bidi="hi-IN"/>
                <w14:ligatures w14:val="none"/>
              </w:rPr>
              <w:t>PA8</w:t>
            </w:r>
          </w:p>
        </w:tc>
        <w:tc>
          <w:tcPr>
            <w:tcW w:w="4442" w:type="dxa"/>
            <w:tcBorders>
              <w:top w:val="single" w:sz="8" w:space="0" w:color="FFFFFF"/>
              <w:left w:val="single" w:sz="8" w:space="0" w:color="FFFFFF"/>
              <w:bottom w:val="single" w:sz="8" w:space="0" w:color="FFFFFF"/>
              <w:right w:val="single" w:sz="8" w:space="0" w:color="FFFFFF"/>
            </w:tcBorders>
            <w:shd w:val="clear" w:color="auto" w:fill="CCD2D8"/>
            <w:tcMar>
              <w:top w:w="72" w:type="dxa"/>
              <w:left w:w="144" w:type="dxa"/>
              <w:bottom w:w="72" w:type="dxa"/>
              <w:right w:w="144" w:type="dxa"/>
            </w:tcMar>
            <w:hideMark/>
          </w:tcPr>
          <w:p w14:paraId="4EE81BC9" w14:textId="77777777" w:rsidR="00227E21" w:rsidRPr="00227E21" w:rsidRDefault="00227E21" w:rsidP="00227E2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227E21">
              <w:rPr>
                <w:rFonts w:ascii="Times New Roman" w:eastAsia="Times New Roman" w:hAnsi="Times New Roman" w:cs="Times New Roman"/>
                <w:kern w:val="0"/>
                <w:sz w:val="24"/>
                <w:szCs w:val="24"/>
                <w:lang w:val="en-US" w:eastAsia="en-IN" w:bidi="hi-IN"/>
                <w14:ligatures w14:val="none"/>
              </w:rPr>
              <w:t>F3-fan 3 out</w:t>
            </w:r>
          </w:p>
        </w:tc>
        <w:tc>
          <w:tcPr>
            <w:tcW w:w="1701" w:type="dxa"/>
            <w:tcBorders>
              <w:top w:val="single" w:sz="8" w:space="0" w:color="FFFFFF"/>
              <w:left w:val="single" w:sz="8" w:space="0" w:color="FFFFFF"/>
              <w:bottom w:val="single" w:sz="8" w:space="0" w:color="FFFFFF"/>
              <w:right w:val="single" w:sz="8" w:space="0" w:color="FFFFFF"/>
            </w:tcBorders>
            <w:shd w:val="clear" w:color="auto" w:fill="CCD2D8"/>
            <w:tcMar>
              <w:top w:w="72" w:type="dxa"/>
              <w:left w:w="144" w:type="dxa"/>
              <w:bottom w:w="72" w:type="dxa"/>
              <w:right w:w="144" w:type="dxa"/>
            </w:tcMar>
            <w:hideMark/>
          </w:tcPr>
          <w:p w14:paraId="397EC2C4" w14:textId="77777777" w:rsidR="00227E21" w:rsidRPr="00227E21" w:rsidRDefault="00227E21" w:rsidP="00227E2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227E21">
              <w:rPr>
                <w:rFonts w:ascii="Times New Roman" w:eastAsia="Times New Roman" w:hAnsi="Times New Roman" w:cs="Times New Roman"/>
                <w:kern w:val="0"/>
                <w:sz w:val="24"/>
                <w:szCs w:val="24"/>
                <w:lang w:val="en-US" w:eastAsia="en-IN" w:bidi="hi-IN"/>
                <w14:ligatures w14:val="none"/>
              </w:rPr>
              <w:t>GPOut</w:t>
            </w:r>
          </w:p>
        </w:tc>
      </w:tr>
      <w:tr w:rsidR="00227E21" w:rsidRPr="00227E21" w14:paraId="2ADEC60A" w14:textId="77777777" w:rsidTr="007B37B8">
        <w:trPr>
          <w:trHeight w:val="18"/>
        </w:trPr>
        <w:tc>
          <w:tcPr>
            <w:tcW w:w="1360" w:type="dxa"/>
            <w:tcBorders>
              <w:top w:val="single" w:sz="8" w:space="0" w:color="FFFFFF"/>
              <w:left w:val="single" w:sz="8" w:space="0" w:color="FFFFFF"/>
              <w:bottom w:val="single" w:sz="8" w:space="0" w:color="FFFFFF"/>
              <w:right w:val="single" w:sz="8" w:space="0" w:color="FFFFFF"/>
            </w:tcBorders>
            <w:shd w:val="clear" w:color="auto" w:fill="E7EAED"/>
            <w:tcMar>
              <w:top w:w="72" w:type="dxa"/>
              <w:left w:w="144" w:type="dxa"/>
              <w:bottom w:w="72" w:type="dxa"/>
              <w:right w:w="144" w:type="dxa"/>
            </w:tcMar>
            <w:hideMark/>
          </w:tcPr>
          <w:p w14:paraId="325CC40B" w14:textId="77777777" w:rsidR="00227E21" w:rsidRPr="00227E21" w:rsidRDefault="00227E21" w:rsidP="00227E2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227E21">
              <w:rPr>
                <w:rFonts w:ascii="Times New Roman" w:eastAsia="Times New Roman" w:hAnsi="Times New Roman" w:cs="Times New Roman"/>
                <w:kern w:val="0"/>
                <w:sz w:val="24"/>
                <w:szCs w:val="24"/>
                <w:lang w:val="en-US" w:eastAsia="en-IN" w:bidi="hi-IN"/>
                <w14:ligatures w14:val="none"/>
              </w:rPr>
              <w:t>PB15</w:t>
            </w:r>
          </w:p>
        </w:tc>
        <w:tc>
          <w:tcPr>
            <w:tcW w:w="4442" w:type="dxa"/>
            <w:tcBorders>
              <w:top w:val="single" w:sz="8" w:space="0" w:color="FFFFFF"/>
              <w:left w:val="single" w:sz="8" w:space="0" w:color="FFFFFF"/>
              <w:bottom w:val="single" w:sz="8" w:space="0" w:color="FFFFFF"/>
              <w:right w:val="single" w:sz="8" w:space="0" w:color="FFFFFF"/>
            </w:tcBorders>
            <w:shd w:val="clear" w:color="auto" w:fill="E7EAED"/>
            <w:tcMar>
              <w:top w:w="72" w:type="dxa"/>
              <w:left w:w="144" w:type="dxa"/>
              <w:bottom w:w="72" w:type="dxa"/>
              <w:right w:w="144" w:type="dxa"/>
            </w:tcMar>
            <w:hideMark/>
          </w:tcPr>
          <w:p w14:paraId="2BD9B51C" w14:textId="77777777" w:rsidR="00227E21" w:rsidRPr="00227E21" w:rsidRDefault="00227E21" w:rsidP="00227E2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227E21">
              <w:rPr>
                <w:rFonts w:ascii="Times New Roman" w:eastAsia="Times New Roman" w:hAnsi="Times New Roman" w:cs="Times New Roman"/>
                <w:kern w:val="0"/>
                <w:sz w:val="24"/>
                <w:szCs w:val="24"/>
                <w:lang w:val="en-US" w:eastAsia="en-IN" w:bidi="hi-IN"/>
                <w14:ligatures w14:val="none"/>
              </w:rPr>
              <w:t>Adio-buzzer out pwm</w:t>
            </w:r>
          </w:p>
        </w:tc>
        <w:tc>
          <w:tcPr>
            <w:tcW w:w="1701" w:type="dxa"/>
            <w:tcBorders>
              <w:top w:val="single" w:sz="8" w:space="0" w:color="FFFFFF"/>
              <w:left w:val="single" w:sz="8" w:space="0" w:color="FFFFFF"/>
              <w:bottom w:val="single" w:sz="8" w:space="0" w:color="FFFFFF"/>
              <w:right w:val="single" w:sz="8" w:space="0" w:color="FFFFFF"/>
            </w:tcBorders>
            <w:shd w:val="clear" w:color="auto" w:fill="E7EAED"/>
            <w:tcMar>
              <w:top w:w="72" w:type="dxa"/>
              <w:left w:w="144" w:type="dxa"/>
              <w:bottom w:w="72" w:type="dxa"/>
              <w:right w:w="144" w:type="dxa"/>
            </w:tcMar>
            <w:hideMark/>
          </w:tcPr>
          <w:p w14:paraId="5A05C837" w14:textId="77777777" w:rsidR="00227E21" w:rsidRPr="00227E21" w:rsidRDefault="00227E21" w:rsidP="00227E2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227E21">
              <w:rPr>
                <w:rFonts w:ascii="Times New Roman" w:eastAsia="Times New Roman" w:hAnsi="Times New Roman" w:cs="Times New Roman"/>
                <w:kern w:val="0"/>
                <w:sz w:val="24"/>
                <w:szCs w:val="24"/>
                <w:lang w:val="en-US" w:eastAsia="en-IN" w:bidi="hi-IN"/>
                <w14:ligatures w14:val="none"/>
              </w:rPr>
              <w:t>PWM Out</w:t>
            </w:r>
          </w:p>
        </w:tc>
      </w:tr>
      <w:tr w:rsidR="00227E21" w:rsidRPr="00227E21" w14:paraId="78C23AD7" w14:textId="77777777" w:rsidTr="007B37B8">
        <w:trPr>
          <w:trHeight w:val="18"/>
        </w:trPr>
        <w:tc>
          <w:tcPr>
            <w:tcW w:w="1360" w:type="dxa"/>
            <w:tcBorders>
              <w:top w:val="single" w:sz="8" w:space="0" w:color="FFFFFF"/>
              <w:left w:val="single" w:sz="8" w:space="0" w:color="FFFFFF"/>
              <w:bottom w:val="single" w:sz="8" w:space="0" w:color="FFFFFF"/>
              <w:right w:val="single" w:sz="8" w:space="0" w:color="FFFFFF"/>
            </w:tcBorders>
            <w:shd w:val="clear" w:color="auto" w:fill="CCD2D8"/>
            <w:tcMar>
              <w:top w:w="72" w:type="dxa"/>
              <w:left w:w="144" w:type="dxa"/>
              <w:bottom w:w="72" w:type="dxa"/>
              <w:right w:w="144" w:type="dxa"/>
            </w:tcMar>
            <w:hideMark/>
          </w:tcPr>
          <w:p w14:paraId="3F60423A" w14:textId="77777777" w:rsidR="00227E21" w:rsidRPr="00227E21" w:rsidRDefault="00227E21" w:rsidP="00227E2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227E21">
              <w:rPr>
                <w:rFonts w:ascii="Times New Roman" w:eastAsia="Times New Roman" w:hAnsi="Times New Roman" w:cs="Times New Roman"/>
                <w:kern w:val="0"/>
                <w:sz w:val="24"/>
                <w:szCs w:val="24"/>
                <w:lang w:val="en-US" w:eastAsia="en-IN" w:bidi="hi-IN"/>
                <w14:ligatures w14:val="none"/>
              </w:rPr>
              <w:t>PB14</w:t>
            </w:r>
          </w:p>
        </w:tc>
        <w:tc>
          <w:tcPr>
            <w:tcW w:w="4442" w:type="dxa"/>
            <w:tcBorders>
              <w:top w:val="single" w:sz="8" w:space="0" w:color="FFFFFF"/>
              <w:left w:val="single" w:sz="8" w:space="0" w:color="FFFFFF"/>
              <w:bottom w:val="single" w:sz="8" w:space="0" w:color="FFFFFF"/>
              <w:right w:val="single" w:sz="8" w:space="0" w:color="FFFFFF"/>
            </w:tcBorders>
            <w:shd w:val="clear" w:color="auto" w:fill="CCD2D8"/>
            <w:tcMar>
              <w:top w:w="72" w:type="dxa"/>
              <w:left w:w="144" w:type="dxa"/>
              <w:bottom w:w="72" w:type="dxa"/>
              <w:right w:w="144" w:type="dxa"/>
            </w:tcMar>
            <w:hideMark/>
          </w:tcPr>
          <w:p w14:paraId="6AD987AE" w14:textId="77777777" w:rsidR="00227E21" w:rsidRPr="00227E21" w:rsidRDefault="00227E21" w:rsidP="00227E2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227E21">
              <w:rPr>
                <w:rFonts w:ascii="Times New Roman" w:eastAsia="Times New Roman" w:hAnsi="Times New Roman" w:cs="Times New Roman"/>
                <w:kern w:val="0"/>
                <w:sz w:val="24"/>
                <w:szCs w:val="24"/>
                <w:lang w:val="en-US" w:eastAsia="en-IN" w:bidi="hi-IN"/>
                <w14:ligatures w14:val="none"/>
              </w:rPr>
              <w:t>Son-24W supply ctrl</w:t>
            </w:r>
          </w:p>
        </w:tc>
        <w:tc>
          <w:tcPr>
            <w:tcW w:w="1701" w:type="dxa"/>
            <w:tcBorders>
              <w:top w:val="single" w:sz="8" w:space="0" w:color="FFFFFF"/>
              <w:left w:val="single" w:sz="8" w:space="0" w:color="FFFFFF"/>
              <w:bottom w:val="single" w:sz="8" w:space="0" w:color="FFFFFF"/>
              <w:right w:val="single" w:sz="8" w:space="0" w:color="FFFFFF"/>
            </w:tcBorders>
            <w:shd w:val="clear" w:color="auto" w:fill="CCD2D8"/>
            <w:tcMar>
              <w:top w:w="72" w:type="dxa"/>
              <w:left w:w="144" w:type="dxa"/>
              <w:bottom w:w="72" w:type="dxa"/>
              <w:right w:w="144" w:type="dxa"/>
            </w:tcMar>
            <w:hideMark/>
          </w:tcPr>
          <w:p w14:paraId="36370B88" w14:textId="77777777" w:rsidR="00227E21" w:rsidRPr="00227E21" w:rsidRDefault="00227E21" w:rsidP="00227E2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227E21">
              <w:rPr>
                <w:rFonts w:ascii="Times New Roman" w:eastAsia="Times New Roman" w:hAnsi="Times New Roman" w:cs="Times New Roman"/>
                <w:kern w:val="0"/>
                <w:sz w:val="24"/>
                <w:szCs w:val="24"/>
                <w:lang w:val="en-US" w:eastAsia="en-IN" w:bidi="hi-IN"/>
                <w14:ligatures w14:val="none"/>
              </w:rPr>
              <w:t>GPOut</w:t>
            </w:r>
          </w:p>
        </w:tc>
      </w:tr>
      <w:tr w:rsidR="00227E21" w:rsidRPr="00227E21" w14:paraId="3D48C3DD" w14:textId="77777777" w:rsidTr="007B37B8">
        <w:trPr>
          <w:trHeight w:val="18"/>
        </w:trPr>
        <w:tc>
          <w:tcPr>
            <w:tcW w:w="1360" w:type="dxa"/>
            <w:tcBorders>
              <w:top w:val="single" w:sz="8" w:space="0" w:color="FFFFFF"/>
              <w:left w:val="single" w:sz="8" w:space="0" w:color="FFFFFF"/>
              <w:bottom w:val="single" w:sz="8" w:space="0" w:color="FFFFFF"/>
              <w:right w:val="single" w:sz="8" w:space="0" w:color="FFFFFF"/>
            </w:tcBorders>
            <w:shd w:val="clear" w:color="auto" w:fill="E7EAED"/>
            <w:tcMar>
              <w:top w:w="72" w:type="dxa"/>
              <w:left w:w="144" w:type="dxa"/>
              <w:bottom w:w="72" w:type="dxa"/>
              <w:right w:w="144" w:type="dxa"/>
            </w:tcMar>
            <w:hideMark/>
          </w:tcPr>
          <w:p w14:paraId="4E585386" w14:textId="77777777" w:rsidR="00227E21" w:rsidRPr="00227E21" w:rsidRDefault="00227E21" w:rsidP="00227E2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227E21">
              <w:rPr>
                <w:rFonts w:ascii="Times New Roman" w:eastAsia="Times New Roman" w:hAnsi="Times New Roman" w:cs="Times New Roman"/>
                <w:kern w:val="0"/>
                <w:sz w:val="24"/>
                <w:szCs w:val="24"/>
                <w:lang w:val="en-US" w:eastAsia="en-IN" w:bidi="hi-IN"/>
                <w14:ligatures w14:val="none"/>
              </w:rPr>
              <w:t>PB13</w:t>
            </w:r>
          </w:p>
        </w:tc>
        <w:tc>
          <w:tcPr>
            <w:tcW w:w="4442" w:type="dxa"/>
            <w:tcBorders>
              <w:top w:val="single" w:sz="8" w:space="0" w:color="FFFFFF"/>
              <w:left w:val="single" w:sz="8" w:space="0" w:color="FFFFFF"/>
              <w:bottom w:val="single" w:sz="8" w:space="0" w:color="FFFFFF"/>
              <w:right w:val="single" w:sz="8" w:space="0" w:color="FFFFFF"/>
            </w:tcBorders>
            <w:shd w:val="clear" w:color="auto" w:fill="E7EAED"/>
            <w:tcMar>
              <w:top w:w="72" w:type="dxa"/>
              <w:left w:w="144" w:type="dxa"/>
              <w:bottom w:w="72" w:type="dxa"/>
              <w:right w:w="144" w:type="dxa"/>
            </w:tcMar>
            <w:hideMark/>
          </w:tcPr>
          <w:p w14:paraId="2D891A9E" w14:textId="77777777" w:rsidR="00227E21" w:rsidRPr="00227E21" w:rsidRDefault="00227E21" w:rsidP="00227E2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227E21">
              <w:rPr>
                <w:rFonts w:ascii="Times New Roman" w:eastAsia="Times New Roman" w:hAnsi="Times New Roman" w:cs="Times New Roman"/>
                <w:kern w:val="0"/>
                <w:sz w:val="24"/>
                <w:szCs w:val="24"/>
                <w:lang w:val="en-US" w:eastAsia="en-IN" w:bidi="hi-IN"/>
                <w14:ligatures w14:val="none"/>
              </w:rPr>
              <w:t>Sdr1-7W supply ctrl</w:t>
            </w:r>
          </w:p>
        </w:tc>
        <w:tc>
          <w:tcPr>
            <w:tcW w:w="1701" w:type="dxa"/>
            <w:tcBorders>
              <w:top w:val="single" w:sz="8" w:space="0" w:color="FFFFFF"/>
              <w:left w:val="single" w:sz="8" w:space="0" w:color="FFFFFF"/>
              <w:bottom w:val="single" w:sz="8" w:space="0" w:color="FFFFFF"/>
              <w:right w:val="single" w:sz="8" w:space="0" w:color="FFFFFF"/>
            </w:tcBorders>
            <w:shd w:val="clear" w:color="auto" w:fill="E7EAED"/>
            <w:tcMar>
              <w:top w:w="72" w:type="dxa"/>
              <w:left w:w="144" w:type="dxa"/>
              <w:bottom w:w="72" w:type="dxa"/>
              <w:right w:w="144" w:type="dxa"/>
            </w:tcMar>
            <w:hideMark/>
          </w:tcPr>
          <w:p w14:paraId="7FCED831" w14:textId="77777777" w:rsidR="00227E21" w:rsidRPr="00227E21" w:rsidRDefault="00227E21" w:rsidP="00227E21">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227E21">
              <w:rPr>
                <w:rFonts w:ascii="Times New Roman" w:eastAsia="Times New Roman" w:hAnsi="Times New Roman" w:cs="Times New Roman"/>
                <w:kern w:val="0"/>
                <w:sz w:val="24"/>
                <w:szCs w:val="24"/>
                <w:lang w:val="en-US" w:eastAsia="en-IN" w:bidi="hi-IN"/>
                <w14:ligatures w14:val="none"/>
              </w:rPr>
              <w:t>GPOut</w:t>
            </w:r>
          </w:p>
        </w:tc>
      </w:tr>
      <w:tr w:rsidR="007B37B8" w:rsidRPr="007B37B8" w14:paraId="586590BD" w14:textId="77777777" w:rsidTr="007B37B8">
        <w:trPr>
          <w:trHeight w:val="18"/>
        </w:trPr>
        <w:tc>
          <w:tcPr>
            <w:tcW w:w="1360" w:type="dxa"/>
            <w:tcBorders>
              <w:top w:val="single" w:sz="8" w:space="0" w:color="FFFFFF"/>
              <w:left w:val="single" w:sz="8" w:space="0" w:color="FFFFFF"/>
              <w:bottom w:val="single" w:sz="8" w:space="0" w:color="FFFFFF"/>
              <w:right w:val="single" w:sz="8" w:space="0" w:color="FFFFFF"/>
            </w:tcBorders>
            <w:shd w:val="clear" w:color="auto" w:fill="E7EAED"/>
            <w:tcMar>
              <w:top w:w="72" w:type="dxa"/>
              <w:left w:w="144" w:type="dxa"/>
              <w:bottom w:w="72" w:type="dxa"/>
              <w:right w:w="144" w:type="dxa"/>
            </w:tcMar>
            <w:hideMark/>
          </w:tcPr>
          <w:p w14:paraId="630D2B58" w14:textId="77777777" w:rsidR="007B37B8" w:rsidRPr="007B37B8" w:rsidRDefault="007B37B8" w:rsidP="007B37B8">
            <w:pPr>
              <w:spacing w:before="100" w:beforeAutospacing="1" w:after="100" w:afterAutospacing="1" w:line="240" w:lineRule="auto"/>
              <w:rPr>
                <w:rFonts w:ascii="Times New Roman" w:eastAsia="Times New Roman" w:hAnsi="Times New Roman" w:cs="Times New Roman"/>
                <w:kern w:val="0"/>
                <w:sz w:val="24"/>
                <w:szCs w:val="24"/>
                <w:lang w:val="en-US" w:eastAsia="en-IN" w:bidi="hi-IN"/>
                <w14:ligatures w14:val="none"/>
              </w:rPr>
            </w:pPr>
            <w:r w:rsidRPr="007B37B8">
              <w:rPr>
                <w:rFonts w:ascii="Times New Roman" w:eastAsia="Times New Roman" w:hAnsi="Times New Roman" w:cs="Times New Roman"/>
                <w:kern w:val="0"/>
                <w:sz w:val="24"/>
                <w:szCs w:val="24"/>
                <w:lang w:val="en-US" w:eastAsia="en-IN" w:bidi="hi-IN"/>
                <w14:ligatures w14:val="none"/>
              </w:rPr>
              <w:t>PB12</w:t>
            </w:r>
          </w:p>
        </w:tc>
        <w:tc>
          <w:tcPr>
            <w:tcW w:w="4442" w:type="dxa"/>
            <w:tcBorders>
              <w:top w:val="single" w:sz="8" w:space="0" w:color="FFFFFF"/>
              <w:left w:val="single" w:sz="8" w:space="0" w:color="FFFFFF"/>
              <w:bottom w:val="single" w:sz="8" w:space="0" w:color="FFFFFF"/>
              <w:right w:val="single" w:sz="8" w:space="0" w:color="FFFFFF"/>
            </w:tcBorders>
            <w:shd w:val="clear" w:color="auto" w:fill="E7EAED"/>
            <w:tcMar>
              <w:top w:w="72" w:type="dxa"/>
              <w:left w:w="144" w:type="dxa"/>
              <w:bottom w:w="72" w:type="dxa"/>
              <w:right w:w="144" w:type="dxa"/>
            </w:tcMar>
            <w:hideMark/>
          </w:tcPr>
          <w:p w14:paraId="0B44BBC5" w14:textId="77777777" w:rsidR="007B37B8" w:rsidRPr="007B37B8" w:rsidRDefault="007B37B8" w:rsidP="007B37B8">
            <w:pPr>
              <w:spacing w:before="100" w:beforeAutospacing="1" w:after="100" w:afterAutospacing="1" w:line="240" w:lineRule="auto"/>
              <w:rPr>
                <w:rFonts w:ascii="Times New Roman" w:eastAsia="Times New Roman" w:hAnsi="Times New Roman" w:cs="Times New Roman"/>
                <w:kern w:val="0"/>
                <w:sz w:val="24"/>
                <w:szCs w:val="24"/>
                <w:lang w:val="en-US" w:eastAsia="en-IN" w:bidi="hi-IN"/>
                <w14:ligatures w14:val="none"/>
              </w:rPr>
            </w:pPr>
            <w:r w:rsidRPr="007B37B8">
              <w:rPr>
                <w:rFonts w:ascii="Times New Roman" w:eastAsia="Times New Roman" w:hAnsi="Times New Roman" w:cs="Times New Roman"/>
                <w:kern w:val="0"/>
                <w:sz w:val="24"/>
                <w:szCs w:val="24"/>
                <w:lang w:val="en-US" w:eastAsia="en-IN" w:bidi="hi-IN"/>
                <w14:ligatures w14:val="none"/>
              </w:rPr>
              <w:t>Dcon – DC-DC ON</w:t>
            </w:r>
          </w:p>
        </w:tc>
        <w:tc>
          <w:tcPr>
            <w:tcW w:w="1701" w:type="dxa"/>
            <w:tcBorders>
              <w:top w:val="single" w:sz="8" w:space="0" w:color="FFFFFF"/>
              <w:left w:val="single" w:sz="8" w:space="0" w:color="FFFFFF"/>
              <w:bottom w:val="single" w:sz="8" w:space="0" w:color="FFFFFF"/>
              <w:right w:val="single" w:sz="8" w:space="0" w:color="FFFFFF"/>
            </w:tcBorders>
            <w:shd w:val="clear" w:color="auto" w:fill="E7EAED"/>
            <w:tcMar>
              <w:top w:w="72" w:type="dxa"/>
              <w:left w:w="144" w:type="dxa"/>
              <w:bottom w:w="72" w:type="dxa"/>
              <w:right w:w="144" w:type="dxa"/>
            </w:tcMar>
            <w:hideMark/>
          </w:tcPr>
          <w:p w14:paraId="66E41E26" w14:textId="77777777" w:rsidR="007B37B8" w:rsidRPr="007B37B8" w:rsidRDefault="007B37B8" w:rsidP="007B37B8">
            <w:pPr>
              <w:spacing w:before="100" w:beforeAutospacing="1" w:after="100" w:afterAutospacing="1" w:line="240" w:lineRule="auto"/>
              <w:rPr>
                <w:rFonts w:ascii="Times New Roman" w:eastAsia="Times New Roman" w:hAnsi="Times New Roman" w:cs="Times New Roman"/>
                <w:kern w:val="0"/>
                <w:sz w:val="24"/>
                <w:szCs w:val="24"/>
                <w:lang w:val="en-US" w:eastAsia="en-IN" w:bidi="hi-IN"/>
                <w14:ligatures w14:val="none"/>
              </w:rPr>
            </w:pPr>
            <w:r w:rsidRPr="007B37B8">
              <w:rPr>
                <w:rFonts w:ascii="Times New Roman" w:eastAsia="Times New Roman" w:hAnsi="Times New Roman" w:cs="Times New Roman"/>
                <w:kern w:val="0"/>
                <w:sz w:val="24"/>
                <w:szCs w:val="24"/>
                <w:lang w:val="en-US" w:eastAsia="en-IN" w:bidi="hi-IN"/>
                <w14:ligatures w14:val="none"/>
              </w:rPr>
              <w:t>GPOut</w:t>
            </w:r>
          </w:p>
        </w:tc>
      </w:tr>
      <w:tr w:rsidR="007B37B8" w:rsidRPr="007B37B8" w14:paraId="59BC9B89" w14:textId="77777777" w:rsidTr="007B37B8">
        <w:trPr>
          <w:trHeight w:val="18"/>
        </w:trPr>
        <w:tc>
          <w:tcPr>
            <w:tcW w:w="1360" w:type="dxa"/>
            <w:tcBorders>
              <w:top w:val="single" w:sz="8" w:space="0" w:color="FFFFFF"/>
              <w:left w:val="single" w:sz="8" w:space="0" w:color="FFFFFF"/>
              <w:bottom w:val="single" w:sz="8" w:space="0" w:color="FFFFFF"/>
              <w:right w:val="single" w:sz="8" w:space="0" w:color="FFFFFF"/>
            </w:tcBorders>
            <w:shd w:val="clear" w:color="auto" w:fill="E7EAED"/>
            <w:tcMar>
              <w:top w:w="72" w:type="dxa"/>
              <w:left w:w="144" w:type="dxa"/>
              <w:bottom w:w="72" w:type="dxa"/>
              <w:right w:w="144" w:type="dxa"/>
            </w:tcMar>
            <w:hideMark/>
          </w:tcPr>
          <w:p w14:paraId="4B6E82F1" w14:textId="77777777" w:rsidR="007B37B8" w:rsidRPr="007B37B8" w:rsidRDefault="007B37B8" w:rsidP="007B37B8">
            <w:pPr>
              <w:spacing w:before="100" w:beforeAutospacing="1" w:after="100" w:afterAutospacing="1" w:line="240" w:lineRule="auto"/>
              <w:rPr>
                <w:rFonts w:ascii="Times New Roman" w:eastAsia="Times New Roman" w:hAnsi="Times New Roman" w:cs="Times New Roman"/>
                <w:kern w:val="0"/>
                <w:sz w:val="24"/>
                <w:szCs w:val="24"/>
                <w:lang w:val="en-US" w:eastAsia="en-IN" w:bidi="hi-IN"/>
                <w14:ligatures w14:val="none"/>
              </w:rPr>
            </w:pPr>
            <w:r w:rsidRPr="007B37B8">
              <w:rPr>
                <w:rFonts w:ascii="Times New Roman" w:eastAsia="Times New Roman" w:hAnsi="Times New Roman" w:cs="Times New Roman"/>
                <w:kern w:val="0"/>
                <w:sz w:val="24"/>
                <w:szCs w:val="24"/>
                <w:lang w:val="en-US" w:eastAsia="en-IN" w:bidi="hi-IN"/>
                <w14:ligatures w14:val="none"/>
              </w:rPr>
              <w:t>PB11</w:t>
            </w:r>
          </w:p>
        </w:tc>
        <w:tc>
          <w:tcPr>
            <w:tcW w:w="4442" w:type="dxa"/>
            <w:tcBorders>
              <w:top w:val="single" w:sz="8" w:space="0" w:color="FFFFFF"/>
              <w:left w:val="single" w:sz="8" w:space="0" w:color="FFFFFF"/>
              <w:bottom w:val="single" w:sz="8" w:space="0" w:color="FFFFFF"/>
              <w:right w:val="single" w:sz="8" w:space="0" w:color="FFFFFF"/>
            </w:tcBorders>
            <w:shd w:val="clear" w:color="auto" w:fill="E7EAED"/>
            <w:tcMar>
              <w:top w:w="72" w:type="dxa"/>
              <w:left w:w="144" w:type="dxa"/>
              <w:bottom w:w="72" w:type="dxa"/>
              <w:right w:w="144" w:type="dxa"/>
            </w:tcMar>
            <w:hideMark/>
          </w:tcPr>
          <w:p w14:paraId="69A2410C" w14:textId="77777777" w:rsidR="007B37B8" w:rsidRPr="007B37B8" w:rsidRDefault="007B37B8" w:rsidP="007B37B8">
            <w:pPr>
              <w:spacing w:before="100" w:beforeAutospacing="1" w:after="100" w:afterAutospacing="1" w:line="240" w:lineRule="auto"/>
              <w:rPr>
                <w:rFonts w:ascii="Times New Roman" w:eastAsia="Times New Roman" w:hAnsi="Times New Roman" w:cs="Times New Roman"/>
                <w:kern w:val="0"/>
                <w:sz w:val="24"/>
                <w:szCs w:val="24"/>
                <w:lang w:val="en-US" w:eastAsia="en-IN" w:bidi="hi-IN"/>
                <w14:ligatures w14:val="none"/>
              </w:rPr>
            </w:pPr>
            <w:r w:rsidRPr="007B37B8">
              <w:rPr>
                <w:rFonts w:ascii="Times New Roman" w:eastAsia="Times New Roman" w:hAnsi="Times New Roman" w:cs="Times New Roman"/>
                <w:kern w:val="0"/>
                <w:sz w:val="24"/>
                <w:szCs w:val="24"/>
                <w:lang w:val="en-US" w:eastAsia="en-IN" w:bidi="hi-IN"/>
                <w14:ligatures w14:val="none"/>
              </w:rPr>
              <w:t>Gr01 – gear out1</w:t>
            </w:r>
          </w:p>
        </w:tc>
        <w:tc>
          <w:tcPr>
            <w:tcW w:w="1701" w:type="dxa"/>
            <w:tcBorders>
              <w:top w:val="single" w:sz="8" w:space="0" w:color="FFFFFF"/>
              <w:left w:val="single" w:sz="8" w:space="0" w:color="FFFFFF"/>
              <w:bottom w:val="single" w:sz="8" w:space="0" w:color="FFFFFF"/>
              <w:right w:val="single" w:sz="8" w:space="0" w:color="FFFFFF"/>
            </w:tcBorders>
            <w:shd w:val="clear" w:color="auto" w:fill="E7EAED"/>
            <w:tcMar>
              <w:top w:w="72" w:type="dxa"/>
              <w:left w:w="144" w:type="dxa"/>
              <w:bottom w:w="72" w:type="dxa"/>
              <w:right w:w="144" w:type="dxa"/>
            </w:tcMar>
            <w:hideMark/>
          </w:tcPr>
          <w:p w14:paraId="10A65FF9" w14:textId="77777777" w:rsidR="007B37B8" w:rsidRPr="007B37B8" w:rsidRDefault="007B37B8" w:rsidP="007B37B8">
            <w:pPr>
              <w:spacing w:before="100" w:beforeAutospacing="1" w:after="100" w:afterAutospacing="1" w:line="240" w:lineRule="auto"/>
              <w:rPr>
                <w:rFonts w:ascii="Times New Roman" w:eastAsia="Times New Roman" w:hAnsi="Times New Roman" w:cs="Times New Roman"/>
                <w:kern w:val="0"/>
                <w:sz w:val="24"/>
                <w:szCs w:val="24"/>
                <w:lang w:val="en-US" w:eastAsia="en-IN" w:bidi="hi-IN"/>
                <w14:ligatures w14:val="none"/>
              </w:rPr>
            </w:pPr>
            <w:r w:rsidRPr="007B37B8">
              <w:rPr>
                <w:rFonts w:ascii="Times New Roman" w:eastAsia="Times New Roman" w:hAnsi="Times New Roman" w:cs="Times New Roman"/>
                <w:kern w:val="0"/>
                <w:sz w:val="24"/>
                <w:szCs w:val="24"/>
                <w:lang w:val="en-US" w:eastAsia="en-IN" w:bidi="hi-IN"/>
                <w14:ligatures w14:val="none"/>
              </w:rPr>
              <w:t>GPOut</w:t>
            </w:r>
          </w:p>
        </w:tc>
      </w:tr>
      <w:tr w:rsidR="007B37B8" w:rsidRPr="007B37B8" w14:paraId="19AFFB4C" w14:textId="77777777" w:rsidTr="007B37B8">
        <w:trPr>
          <w:trHeight w:val="18"/>
        </w:trPr>
        <w:tc>
          <w:tcPr>
            <w:tcW w:w="1360" w:type="dxa"/>
            <w:tcBorders>
              <w:top w:val="single" w:sz="8" w:space="0" w:color="FFFFFF"/>
              <w:left w:val="single" w:sz="8" w:space="0" w:color="FFFFFF"/>
              <w:bottom w:val="single" w:sz="8" w:space="0" w:color="FFFFFF"/>
              <w:right w:val="single" w:sz="8" w:space="0" w:color="FFFFFF"/>
            </w:tcBorders>
            <w:shd w:val="clear" w:color="auto" w:fill="E7EAED"/>
            <w:tcMar>
              <w:top w:w="72" w:type="dxa"/>
              <w:left w:w="144" w:type="dxa"/>
              <w:bottom w:w="72" w:type="dxa"/>
              <w:right w:w="144" w:type="dxa"/>
            </w:tcMar>
            <w:hideMark/>
          </w:tcPr>
          <w:p w14:paraId="33A7CCEF" w14:textId="77777777" w:rsidR="007B37B8" w:rsidRPr="007B37B8" w:rsidRDefault="007B37B8" w:rsidP="007B37B8">
            <w:pPr>
              <w:spacing w:before="100" w:beforeAutospacing="1" w:after="100" w:afterAutospacing="1" w:line="240" w:lineRule="auto"/>
              <w:rPr>
                <w:rFonts w:ascii="Times New Roman" w:eastAsia="Times New Roman" w:hAnsi="Times New Roman" w:cs="Times New Roman"/>
                <w:kern w:val="0"/>
                <w:sz w:val="24"/>
                <w:szCs w:val="24"/>
                <w:lang w:val="en-US" w:eastAsia="en-IN" w:bidi="hi-IN"/>
                <w14:ligatures w14:val="none"/>
              </w:rPr>
            </w:pPr>
            <w:r w:rsidRPr="007B37B8">
              <w:rPr>
                <w:rFonts w:ascii="Times New Roman" w:eastAsia="Times New Roman" w:hAnsi="Times New Roman" w:cs="Times New Roman"/>
                <w:kern w:val="0"/>
                <w:sz w:val="24"/>
                <w:szCs w:val="24"/>
                <w:lang w:val="en-US" w:eastAsia="en-IN" w:bidi="hi-IN"/>
                <w14:ligatures w14:val="none"/>
              </w:rPr>
              <w:t>PB10</w:t>
            </w:r>
          </w:p>
        </w:tc>
        <w:tc>
          <w:tcPr>
            <w:tcW w:w="4442" w:type="dxa"/>
            <w:tcBorders>
              <w:top w:val="single" w:sz="8" w:space="0" w:color="FFFFFF"/>
              <w:left w:val="single" w:sz="8" w:space="0" w:color="FFFFFF"/>
              <w:bottom w:val="single" w:sz="8" w:space="0" w:color="FFFFFF"/>
              <w:right w:val="single" w:sz="8" w:space="0" w:color="FFFFFF"/>
            </w:tcBorders>
            <w:shd w:val="clear" w:color="auto" w:fill="E7EAED"/>
            <w:tcMar>
              <w:top w:w="72" w:type="dxa"/>
              <w:left w:w="144" w:type="dxa"/>
              <w:bottom w:w="72" w:type="dxa"/>
              <w:right w:w="144" w:type="dxa"/>
            </w:tcMar>
            <w:hideMark/>
          </w:tcPr>
          <w:p w14:paraId="476DB175" w14:textId="77777777" w:rsidR="007B37B8" w:rsidRPr="007B37B8" w:rsidRDefault="007B37B8" w:rsidP="007B37B8">
            <w:pPr>
              <w:spacing w:before="100" w:beforeAutospacing="1" w:after="100" w:afterAutospacing="1" w:line="240" w:lineRule="auto"/>
              <w:rPr>
                <w:rFonts w:ascii="Times New Roman" w:eastAsia="Times New Roman" w:hAnsi="Times New Roman" w:cs="Times New Roman"/>
                <w:kern w:val="0"/>
                <w:sz w:val="24"/>
                <w:szCs w:val="24"/>
                <w:lang w:val="en-US" w:eastAsia="en-IN" w:bidi="hi-IN"/>
                <w14:ligatures w14:val="none"/>
              </w:rPr>
            </w:pPr>
            <w:r w:rsidRPr="007B37B8">
              <w:rPr>
                <w:rFonts w:ascii="Times New Roman" w:eastAsia="Times New Roman" w:hAnsi="Times New Roman" w:cs="Times New Roman"/>
                <w:kern w:val="0"/>
                <w:sz w:val="24"/>
                <w:szCs w:val="24"/>
                <w:lang w:val="en-US" w:eastAsia="en-IN" w:bidi="hi-IN"/>
                <w14:ligatures w14:val="none"/>
              </w:rPr>
              <w:t>Gr02 - gear out 2</w:t>
            </w:r>
          </w:p>
        </w:tc>
        <w:tc>
          <w:tcPr>
            <w:tcW w:w="1701" w:type="dxa"/>
            <w:tcBorders>
              <w:top w:val="single" w:sz="8" w:space="0" w:color="FFFFFF"/>
              <w:left w:val="single" w:sz="8" w:space="0" w:color="FFFFFF"/>
              <w:bottom w:val="single" w:sz="8" w:space="0" w:color="FFFFFF"/>
              <w:right w:val="single" w:sz="8" w:space="0" w:color="FFFFFF"/>
            </w:tcBorders>
            <w:shd w:val="clear" w:color="auto" w:fill="E7EAED"/>
            <w:tcMar>
              <w:top w:w="72" w:type="dxa"/>
              <w:left w:w="144" w:type="dxa"/>
              <w:bottom w:w="72" w:type="dxa"/>
              <w:right w:w="144" w:type="dxa"/>
            </w:tcMar>
            <w:hideMark/>
          </w:tcPr>
          <w:p w14:paraId="563DBE07" w14:textId="77777777" w:rsidR="007B37B8" w:rsidRPr="007B37B8" w:rsidRDefault="007B37B8" w:rsidP="007B37B8">
            <w:pPr>
              <w:spacing w:before="100" w:beforeAutospacing="1" w:after="100" w:afterAutospacing="1" w:line="240" w:lineRule="auto"/>
              <w:rPr>
                <w:rFonts w:ascii="Times New Roman" w:eastAsia="Times New Roman" w:hAnsi="Times New Roman" w:cs="Times New Roman"/>
                <w:kern w:val="0"/>
                <w:sz w:val="24"/>
                <w:szCs w:val="24"/>
                <w:lang w:val="en-US" w:eastAsia="en-IN" w:bidi="hi-IN"/>
                <w14:ligatures w14:val="none"/>
              </w:rPr>
            </w:pPr>
            <w:r w:rsidRPr="007B37B8">
              <w:rPr>
                <w:rFonts w:ascii="Times New Roman" w:eastAsia="Times New Roman" w:hAnsi="Times New Roman" w:cs="Times New Roman"/>
                <w:kern w:val="0"/>
                <w:sz w:val="24"/>
                <w:szCs w:val="24"/>
                <w:lang w:val="en-US" w:eastAsia="en-IN" w:bidi="hi-IN"/>
                <w14:ligatures w14:val="none"/>
              </w:rPr>
              <w:t>GPOut</w:t>
            </w:r>
          </w:p>
        </w:tc>
      </w:tr>
      <w:tr w:rsidR="007B37B8" w:rsidRPr="007B37B8" w14:paraId="75572322" w14:textId="77777777" w:rsidTr="007B37B8">
        <w:trPr>
          <w:trHeight w:val="18"/>
        </w:trPr>
        <w:tc>
          <w:tcPr>
            <w:tcW w:w="1360" w:type="dxa"/>
            <w:tcBorders>
              <w:top w:val="single" w:sz="8" w:space="0" w:color="FFFFFF"/>
              <w:left w:val="single" w:sz="8" w:space="0" w:color="FFFFFF"/>
              <w:bottom w:val="single" w:sz="8" w:space="0" w:color="FFFFFF"/>
              <w:right w:val="single" w:sz="8" w:space="0" w:color="FFFFFF"/>
            </w:tcBorders>
            <w:shd w:val="clear" w:color="auto" w:fill="E7EAED"/>
            <w:tcMar>
              <w:top w:w="72" w:type="dxa"/>
              <w:left w:w="144" w:type="dxa"/>
              <w:bottom w:w="72" w:type="dxa"/>
              <w:right w:w="144" w:type="dxa"/>
            </w:tcMar>
            <w:hideMark/>
          </w:tcPr>
          <w:p w14:paraId="0F48438A" w14:textId="77777777" w:rsidR="007B37B8" w:rsidRPr="007B37B8" w:rsidRDefault="007B37B8" w:rsidP="007B37B8">
            <w:pPr>
              <w:spacing w:before="100" w:beforeAutospacing="1" w:after="100" w:afterAutospacing="1" w:line="240" w:lineRule="auto"/>
              <w:rPr>
                <w:rFonts w:ascii="Times New Roman" w:eastAsia="Times New Roman" w:hAnsi="Times New Roman" w:cs="Times New Roman"/>
                <w:kern w:val="0"/>
                <w:sz w:val="24"/>
                <w:szCs w:val="24"/>
                <w:lang w:val="en-US" w:eastAsia="en-IN" w:bidi="hi-IN"/>
                <w14:ligatures w14:val="none"/>
              </w:rPr>
            </w:pPr>
            <w:r w:rsidRPr="007B37B8">
              <w:rPr>
                <w:rFonts w:ascii="Times New Roman" w:eastAsia="Times New Roman" w:hAnsi="Times New Roman" w:cs="Times New Roman"/>
                <w:kern w:val="0"/>
                <w:sz w:val="24"/>
                <w:szCs w:val="24"/>
                <w:lang w:val="en-US" w:eastAsia="en-IN" w:bidi="hi-IN"/>
                <w14:ligatures w14:val="none"/>
              </w:rPr>
              <w:t>PB2</w:t>
            </w:r>
          </w:p>
        </w:tc>
        <w:tc>
          <w:tcPr>
            <w:tcW w:w="4442" w:type="dxa"/>
            <w:tcBorders>
              <w:top w:val="single" w:sz="8" w:space="0" w:color="FFFFFF"/>
              <w:left w:val="single" w:sz="8" w:space="0" w:color="FFFFFF"/>
              <w:bottom w:val="single" w:sz="8" w:space="0" w:color="FFFFFF"/>
              <w:right w:val="single" w:sz="8" w:space="0" w:color="FFFFFF"/>
            </w:tcBorders>
            <w:shd w:val="clear" w:color="auto" w:fill="E7EAED"/>
            <w:tcMar>
              <w:top w:w="72" w:type="dxa"/>
              <w:left w:w="144" w:type="dxa"/>
              <w:bottom w:w="72" w:type="dxa"/>
              <w:right w:w="144" w:type="dxa"/>
            </w:tcMar>
            <w:hideMark/>
          </w:tcPr>
          <w:p w14:paraId="6253D00F" w14:textId="77777777" w:rsidR="007B37B8" w:rsidRPr="007B37B8" w:rsidRDefault="007B37B8" w:rsidP="007B37B8">
            <w:pPr>
              <w:spacing w:before="100" w:beforeAutospacing="1" w:after="100" w:afterAutospacing="1" w:line="240" w:lineRule="auto"/>
              <w:rPr>
                <w:rFonts w:ascii="Times New Roman" w:eastAsia="Times New Roman" w:hAnsi="Times New Roman" w:cs="Times New Roman"/>
                <w:kern w:val="0"/>
                <w:sz w:val="24"/>
                <w:szCs w:val="24"/>
                <w:lang w:val="en-US" w:eastAsia="en-IN" w:bidi="hi-IN"/>
                <w14:ligatures w14:val="none"/>
              </w:rPr>
            </w:pPr>
            <w:r w:rsidRPr="007B37B8">
              <w:rPr>
                <w:rFonts w:ascii="Times New Roman" w:eastAsia="Times New Roman" w:hAnsi="Times New Roman" w:cs="Times New Roman"/>
                <w:kern w:val="0"/>
                <w:sz w:val="24"/>
                <w:szCs w:val="24"/>
                <w:lang w:val="en-US" w:eastAsia="en-IN" w:bidi="hi-IN"/>
                <w14:ligatures w14:val="none"/>
              </w:rPr>
              <w:t>AD10 – leakage LL</w:t>
            </w:r>
          </w:p>
        </w:tc>
        <w:tc>
          <w:tcPr>
            <w:tcW w:w="1701" w:type="dxa"/>
            <w:tcBorders>
              <w:top w:val="single" w:sz="8" w:space="0" w:color="FFFFFF"/>
              <w:left w:val="single" w:sz="8" w:space="0" w:color="FFFFFF"/>
              <w:bottom w:val="single" w:sz="8" w:space="0" w:color="FFFFFF"/>
              <w:right w:val="single" w:sz="8" w:space="0" w:color="FFFFFF"/>
            </w:tcBorders>
            <w:shd w:val="clear" w:color="auto" w:fill="E7EAED"/>
            <w:tcMar>
              <w:top w:w="72" w:type="dxa"/>
              <w:left w:w="144" w:type="dxa"/>
              <w:bottom w:w="72" w:type="dxa"/>
              <w:right w:w="144" w:type="dxa"/>
            </w:tcMar>
            <w:hideMark/>
          </w:tcPr>
          <w:p w14:paraId="4461C1DD" w14:textId="77777777" w:rsidR="007B37B8" w:rsidRPr="007B37B8" w:rsidRDefault="007B37B8" w:rsidP="007B37B8">
            <w:pPr>
              <w:spacing w:before="100" w:beforeAutospacing="1" w:after="100" w:afterAutospacing="1" w:line="240" w:lineRule="auto"/>
              <w:rPr>
                <w:rFonts w:ascii="Times New Roman" w:eastAsia="Times New Roman" w:hAnsi="Times New Roman" w:cs="Times New Roman"/>
                <w:kern w:val="0"/>
                <w:sz w:val="24"/>
                <w:szCs w:val="24"/>
                <w:lang w:val="en-US" w:eastAsia="en-IN" w:bidi="hi-IN"/>
                <w14:ligatures w14:val="none"/>
              </w:rPr>
            </w:pPr>
            <w:r w:rsidRPr="007B37B8">
              <w:rPr>
                <w:rFonts w:ascii="Times New Roman" w:eastAsia="Times New Roman" w:hAnsi="Times New Roman" w:cs="Times New Roman"/>
                <w:kern w:val="0"/>
                <w:sz w:val="24"/>
                <w:szCs w:val="24"/>
                <w:lang w:val="en-US" w:eastAsia="en-IN" w:bidi="hi-IN"/>
                <w14:ligatures w14:val="none"/>
              </w:rPr>
              <w:t>ADC In</w:t>
            </w:r>
          </w:p>
        </w:tc>
      </w:tr>
      <w:tr w:rsidR="007B37B8" w:rsidRPr="007B37B8" w14:paraId="6FB029B7" w14:textId="77777777" w:rsidTr="007B37B8">
        <w:trPr>
          <w:trHeight w:val="18"/>
        </w:trPr>
        <w:tc>
          <w:tcPr>
            <w:tcW w:w="1360" w:type="dxa"/>
            <w:tcBorders>
              <w:top w:val="single" w:sz="8" w:space="0" w:color="FFFFFF"/>
              <w:left w:val="single" w:sz="8" w:space="0" w:color="FFFFFF"/>
              <w:bottom w:val="single" w:sz="8" w:space="0" w:color="FFFFFF"/>
              <w:right w:val="single" w:sz="8" w:space="0" w:color="FFFFFF"/>
            </w:tcBorders>
            <w:shd w:val="clear" w:color="auto" w:fill="E7EAED"/>
            <w:tcMar>
              <w:top w:w="72" w:type="dxa"/>
              <w:left w:w="144" w:type="dxa"/>
              <w:bottom w:w="72" w:type="dxa"/>
              <w:right w:w="144" w:type="dxa"/>
            </w:tcMar>
            <w:hideMark/>
          </w:tcPr>
          <w:p w14:paraId="2AEBC61D" w14:textId="77777777" w:rsidR="007B37B8" w:rsidRPr="007B37B8" w:rsidRDefault="007B37B8" w:rsidP="007B37B8">
            <w:pPr>
              <w:spacing w:before="100" w:beforeAutospacing="1" w:after="100" w:afterAutospacing="1" w:line="240" w:lineRule="auto"/>
              <w:rPr>
                <w:rFonts w:ascii="Times New Roman" w:eastAsia="Times New Roman" w:hAnsi="Times New Roman" w:cs="Times New Roman"/>
                <w:kern w:val="0"/>
                <w:sz w:val="24"/>
                <w:szCs w:val="24"/>
                <w:lang w:val="en-US" w:eastAsia="en-IN" w:bidi="hi-IN"/>
                <w14:ligatures w14:val="none"/>
              </w:rPr>
            </w:pPr>
            <w:r w:rsidRPr="007B37B8">
              <w:rPr>
                <w:rFonts w:ascii="Times New Roman" w:eastAsia="Times New Roman" w:hAnsi="Times New Roman" w:cs="Times New Roman"/>
                <w:kern w:val="0"/>
                <w:sz w:val="24"/>
                <w:szCs w:val="24"/>
                <w:lang w:val="en-US" w:eastAsia="en-IN" w:bidi="hi-IN"/>
                <w14:ligatures w14:val="none"/>
              </w:rPr>
              <w:t>PB1</w:t>
            </w:r>
          </w:p>
        </w:tc>
        <w:tc>
          <w:tcPr>
            <w:tcW w:w="4442" w:type="dxa"/>
            <w:tcBorders>
              <w:top w:val="single" w:sz="8" w:space="0" w:color="FFFFFF"/>
              <w:left w:val="single" w:sz="8" w:space="0" w:color="FFFFFF"/>
              <w:bottom w:val="single" w:sz="8" w:space="0" w:color="FFFFFF"/>
              <w:right w:val="single" w:sz="8" w:space="0" w:color="FFFFFF"/>
            </w:tcBorders>
            <w:shd w:val="clear" w:color="auto" w:fill="E7EAED"/>
            <w:tcMar>
              <w:top w:w="72" w:type="dxa"/>
              <w:left w:w="144" w:type="dxa"/>
              <w:bottom w:w="72" w:type="dxa"/>
              <w:right w:w="144" w:type="dxa"/>
            </w:tcMar>
            <w:hideMark/>
          </w:tcPr>
          <w:p w14:paraId="321C1CA1" w14:textId="77777777" w:rsidR="007B37B8" w:rsidRPr="007B37B8" w:rsidRDefault="007B37B8" w:rsidP="007B37B8">
            <w:pPr>
              <w:spacing w:before="100" w:beforeAutospacing="1" w:after="100" w:afterAutospacing="1" w:line="240" w:lineRule="auto"/>
              <w:rPr>
                <w:rFonts w:ascii="Times New Roman" w:eastAsia="Times New Roman" w:hAnsi="Times New Roman" w:cs="Times New Roman"/>
                <w:kern w:val="0"/>
                <w:sz w:val="24"/>
                <w:szCs w:val="24"/>
                <w:lang w:val="en-US" w:eastAsia="en-IN" w:bidi="hi-IN"/>
                <w14:ligatures w14:val="none"/>
              </w:rPr>
            </w:pPr>
            <w:r w:rsidRPr="007B37B8">
              <w:rPr>
                <w:rFonts w:ascii="Times New Roman" w:eastAsia="Times New Roman" w:hAnsi="Times New Roman" w:cs="Times New Roman"/>
                <w:kern w:val="0"/>
                <w:sz w:val="24"/>
                <w:szCs w:val="24"/>
                <w:lang w:val="en-US" w:eastAsia="en-IN" w:bidi="hi-IN"/>
                <w14:ligatures w14:val="none"/>
              </w:rPr>
              <w:t>Fire – fire alarm</w:t>
            </w:r>
          </w:p>
        </w:tc>
        <w:tc>
          <w:tcPr>
            <w:tcW w:w="1701" w:type="dxa"/>
            <w:tcBorders>
              <w:top w:val="single" w:sz="8" w:space="0" w:color="FFFFFF"/>
              <w:left w:val="single" w:sz="8" w:space="0" w:color="FFFFFF"/>
              <w:bottom w:val="single" w:sz="8" w:space="0" w:color="FFFFFF"/>
              <w:right w:val="single" w:sz="8" w:space="0" w:color="FFFFFF"/>
            </w:tcBorders>
            <w:shd w:val="clear" w:color="auto" w:fill="E7EAED"/>
            <w:tcMar>
              <w:top w:w="72" w:type="dxa"/>
              <w:left w:w="144" w:type="dxa"/>
              <w:bottom w:w="72" w:type="dxa"/>
              <w:right w:w="144" w:type="dxa"/>
            </w:tcMar>
            <w:hideMark/>
          </w:tcPr>
          <w:p w14:paraId="7B831B03" w14:textId="77777777" w:rsidR="007B37B8" w:rsidRPr="007B37B8" w:rsidRDefault="007B37B8" w:rsidP="007B37B8">
            <w:pPr>
              <w:spacing w:before="100" w:beforeAutospacing="1" w:after="100" w:afterAutospacing="1" w:line="240" w:lineRule="auto"/>
              <w:rPr>
                <w:rFonts w:ascii="Times New Roman" w:eastAsia="Times New Roman" w:hAnsi="Times New Roman" w:cs="Times New Roman"/>
                <w:kern w:val="0"/>
                <w:sz w:val="24"/>
                <w:szCs w:val="24"/>
                <w:lang w:val="en-US" w:eastAsia="en-IN" w:bidi="hi-IN"/>
                <w14:ligatures w14:val="none"/>
              </w:rPr>
            </w:pPr>
            <w:r w:rsidRPr="007B37B8">
              <w:rPr>
                <w:rFonts w:ascii="Times New Roman" w:eastAsia="Times New Roman" w:hAnsi="Times New Roman" w:cs="Times New Roman"/>
                <w:kern w:val="0"/>
                <w:sz w:val="24"/>
                <w:szCs w:val="24"/>
                <w:lang w:val="en-US" w:eastAsia="en-IN" w:bidi="hi-IN"/>
                <w14:ligatures w14:val="none"/>
              </w:rPr>
              <w:t>GPOut</w:t>
            </w:r>
          </w:p>
        </w:tc>
      </w:tr>
      <w:tr w:rsidR="007B37B8" w:rsidRPr="007B37B8" w14:paraId="244563FE" w14:textId="77777777" w:rsidTr="007B37B8">
        <w:trPr>
          <w:trHeight w:val="18"/>
        </w:trPr>
        <w:tc>
          <w:tcPr>
            <w:tcW w:w="1360" w:type="dxa"/>
            <w:tcBorders>
              <w:top w:val="single" w:sz="8" w:space="0" w:color="FFFFFF"/>
              <w:left w:val="single" w:sz="8" w:space="0" w:color="FFFFFF"/>
              <w:bottom w:val="single" w:sz="8" w:space="0" w:color="FFFFFF"/>
              <w:right w:val="single" w:sz="8" w:space="0" w:color="FFFFFF"/>
            </w:tcBorders>
            <w:shd w:val="clear" w:color="auto" w:fill="E7EAED"/>
            <w:tcMar>
              <w:top w:w="72" w:type="dxa"/>
              <w:left w:w="144" w:type="dxa"/>
              <w:bottom w:w="72" w:type="dxa"/>
              <w:right w:w="144" w:type="dxa"/>
            </w:tcMar>
            <w:hideMark/>
          </w:tcPr>
          <w:p w14:paraId="543D3369" w14:textId="77777777" w:rsidR="007B37B8" w:rsidRPr="007B37B8" w:rsidRDefault="007B37B8" w:rsidP="007B37B8">
            <w:pPr>
              <w:spacing w:before="100" w:beforeAutospacing="1" w:after="100" w:afterAutospacing="1" w:line="240" w:lineRule="auto"/>
              <w:rPr>
                <w:rFonts w:ascii="Times New Roman" w:eastAsia="Times New Roman" w:hAnsi="Times New Roman" w:cs="Times New Roman"/>
                <w:kern w:val="0"/>
                <w:sz w:val="24"/>
                <w:szCs w:val="24"/>
                <w:lang w:val="en-US" w:eastAsia="en-IN" w:bidi="hi-IN"/>
                <w14:ligatures w14:val="none"/>
              </w:rPr>
            </w:pPr>
            <w:r w:rsidRPr="007B37B8">
              <w:rPr>
                <w:rFonts w:ascii="Times New Roman" w:eastAsia="Times New Roman" w:hAnsi="Times New Roman" w:cs="Times New Roman"/>
                <w:kern w:val="0"/>
                <w:sz w:val="24"/>
                <w:szCs w:val="24"/>
                <w:lang w:val="en-US" w:eastAsia="en-IN" w:bidi="hi-IN"/>
                <w14:ligatures w14:val="none"/>
              </w:rPr>
              <w:t>PB0</w:t>
            </w:r>
          </w:p>
        </w:tc>
        <w:tc>
          <w:tcPr>
            <w:tcW w:w="4442" w:type="dxa"/>
            <w:tcBorders>
              <w:top w:val="single" w:sz="8" w:space="0" w:color="FFFFFF"/>
              <w:left w:val="single" w:sz="8" w:space="0" w:color="FFFFFF"/>
              <w:bottom w:val="single" w:sz="8" w:space="0" w:color="FFFFFF"/>
              <w:right w:val="single" w:sz="8" w:space="0" w:color="FFFFFF"/>
            </w:tcBorders>
            <w:shd w:val="clear" w:color="auto" w:fill="E7EAED"/>
            <w:tcMar>
              <w:top w:w="72" w:type="dxa"/>
              <w:left w:w="144" w:type="dxa"/>
              <w:bottom w:w="72" w:type="dxa"/>
              <w:right w:w="144" w:type="dxa"/>
            </w:tcMar>
            <w:hideMark/>
          </w:tcPr>
          <w:p w14:paraId="4AEA2C91" w14:textId="77777777" w:rsidR="007B37B8" w:rsidRPr="007B37B8" w:rsidRDefault="007B37B8" w:rsidP="007B37B8">
            <w:pPr>
              <w:spacing w:before="100" w:beforeAutospacing="1" w:after="100" w:afterAutospacing="1" w:line="240" w:lineRule="auto"/>
              <w:rPr>
                <w:rFonts w:ascii="Times New Roman" w:eastAsia="Times New Roman" w:hAnsi="Times New Roman" w:cs="Times New Roman"/>
                <w:kern w:val="0"/>
                <w:sz w:val="24"/>
                <w:szCs w:val="24"/>
                <w:lang w:val="en-US" w:eastAsia="en-IN" w:bidi="hi-IN"/>
                <w14:ligatures w14:val="none"/>
              </w:rPr>
            </w:pPr>
            <w:r w:rsidRPr="007B37B8">
              <w:rPr>
                <w:rFonts w:ascii="Times New Roman" w:eastAsia="Times New Roman" w:hAnsi="Times New Roman" w:cs="Times New Roman"/>
                <w:kern w:val="0"/>
                <w:sz w:val="24"/>
                <w:szCs w:val="24"/>
                <w:lang w:val="en-US" w:eastAsia="en-IN" w:bidi="hi-IN"/>
                <w14:ligatures w14:val="none"/>
              </w:rPr>
              <w:t>AD9 – leakage HL</w:t>
            </w:r>
          </w:p>
        </w:tc>
        <w:tc>
          <w:tcPr>
            <w:tcW w:w="1701" w:type="dxa"/>
            <w:tcBorders>
              <w:top w:val="single" w:sz="8" w:space="0" w:color="FFFFFF"/>
              <w:left w:val="single" w:sz="8" w:space="0" w:color="FFFFFF"/>
              <w:bottom w:val="single" w:sz="8" w:space="0" w:color="FFFFFF"/>
              <w:right w:val="single" w:sz="8" w:space="0" w:color="FFFFFF"/>
            </w:tcBorders>
            <w:shd w:val="clear" w:color="auto" w:fill="E7EAED"/>
            <w:tcMar>
              <w:top w:w="72" w:type="dxa"/>
              <w:left w:w="144" w:type="dxa"/>
              <w:bottom w:w="72" w:type="dxa"/>
              <w:right w:w="144" w:type="dxa"/>
            </w:tcMar>
            <w:hideMark/>
          </w:tcPr>
          <w:p w14:paraId="14BCA652" w14:textId="77777777" w:rsidR="007B37B8" w:rsidRPr="007B37B8" w:rsidRDefault="007B37B8" w:rsidP="007B37B8">
            <w:pPr>
              <w:spacing w:before="100" w:beforeAutospacing="1" w:after="100" w:afterAutospacing="1" w:line="240" w:lineRule="auto"/>
              <w:rPr>
                <w:rFonts w:ascii="Times New Roman" w:eastAsia="Times New Roman" w:hAnsi="Times New Roman" w:cs="Times New Roman"/>
                <w:kern w:val="0"/>
                <w:sz w:val="24"/>
                <w:szCs w:val="24"/>
                <w:lang w:val="en-US" w:eastAsia="en-IN" w:bidi="hi-IN"/>
                <w14:ligatures w14:val="none"/>
              </w:rPr>
            </w:pPr>
            <w:r w:rsidRPr="007B37B8">
              <w:rPr>
                <w:rFonts w:ascii="Times New Roman" w:eastAsia="Times New Roman" w:hAnsi="Times New Roman" w:cs="Times New Roman"/>
                <w:kern w:val="0"/>
                <w:sz w:val="24"/>
                <w:szCs w:val="24"/>
                <w:lang w:val="en-US" w:eastAsia="en-IN" w:bidi="hi-IN"/>
                <w14:ligatures w14:val="none"/>
              </w:rPr>
              <w:t>ADC In</w:t>
            </w:r>
          </w:p>
        </w:tc>
      </w:tr>
      <w:tr w:rsidR="007B37B8" w:rsidRPr="007B37B8" w14:paraId="1404BCFC" w14:textId="77777777" w:rsidTr="007B37B8">
        <w:trPr>
          <w:trHeight w:val="18"/>
        </w:trPr>
        <w:tc>
          <w:tcPr>
            <w:tcW w:w="1360" w:type="dxa"/>
            <w:tcBorders>
              <w:top w:val="single" w:sz="8" w:space="0" w:color="FFFFFF"/>
              <w:left w:val="single" w:sz="8" w:space="0" w:color="FFFFFF"/>
              <w:bottom w:val="single" w:sz="8" w:space="0" w:color="FFFFFF"/>
              <w:right w:val="single" w:sz="8" w:space="0" w:color="FFFFFF"/>
            </w:tcBorders>
            <w:shd w:val="clear" w:color="auto" w:fill="E7EAED"/>
            <w:tcMar>
              <w:top w:w="72" w:type="dxa"/>
              <w:left w:w="144" w:type="dxa"/>
              <w:bottom w:w="72" w:type="dxa"/>
              <w:right w:w="144" w:type="dxa"/>
            </w:tcMar>
            <w:hideMark/>
          </w:tcPr>
          <w:p w14:paraId="1519D6B3" w14:textId="77777777" w:rsidR="007B37B8" w:rsidRPr="007B37B8" w:rsidRDefault="007B37B8" w:rsidP="007B37B8">
            <w:pPr>
              <w:spacing w:before="100" w:beforeAutospacing="1" w:after="100" w:afterAutospacing="1" w:line="240" w:lineRule="auto"/>
              <w:rPr>
                <w:rFonts w:ascii="Times New Roman" w:eastAsia="Times New Roman" w:hAnsi="Times New Roman" w:cs="Times New Roman"/>
                <w:kern w:val="0"/>
                <w:sz w:val="24"/>
                <w:szCs w:val="24"/>
                <w:lang w:val="en-US" w:eastAsia="en-IN" w:bidi="hi-IN"/>
                <w14:ligatures w14:val="none"/>
              </w:rPr>
            </w:pPr>
            <w:r w:rsidRPr="007B37B8">
              <w:rPr>
                <w:rFonts w:ascii="Times New Roman" w:eastAsia="Times New Roman" w:hAnsi="Times New Roman" w:cs="Times New Roman"/>
                <w:kern w:val="0"/>
                <w:sz w:val="24"/>
                <w:szCs w:val="24"/>
                <w:lang w:val="en-US" w:eastAsia="en-IN" w:bidi="hi-IN"/>
                <w14:ligatures w14:val="none"/>
              </w:rPr>
              <w:lastRenderedPageBreak/>
              <w:t>PA7</w:t>
            </w:r>
          </w:p>
        </w:tc>
        <w:tc>
          <w:tcPr>
            <w:tcW w:w="4442" w:type="dxa"/>
            <w:tcBorders>
              <w:top w:val="single" w:sz="8" w:space="0" w:color="FFFFFF"/>
              <w:left w:val="single" w:sz="8" w:space="0" w:color="FFFFFF"/>
              <w:bottom w:val="single" w:sz="8" w:space="0" w:color="FFFFFF"/>
              <w:right w:val="single" w:sz="8" w:space="0" w:color="FFFFFF"/>
            </w:tcBorders>
            <w:shd w:val="clear" w:color="auto" w:fill="E7EAED"/>
            <w:tcMar>
              <w:top w:w="72" w:type="dxa"/>
              <w:left w:w="144" w:type="dxa"/>
              <w:bottom w:w="72" w:type="dxa"/>
              <w:right w:w="144" w:type="dxa"/>
            </w:tcMar>
            <w:hideMark/>
          </w:tcPr>
          <w:p w14:paraId="1B4E5930" w14:textId="77777777" w:rsidR="007B37B8" w:rsidRPr="007B37B8" w:rsidRDefault="007B37B8" w:rsidP="007B37B8">
            <w:pPr>
              <w:spacing w:before="100" w:beforeAutospacing="1" w:after="100" w:afterAutospacing="1" w:line="240" w:lineRule="auto"/>
              <w:rPr>
                <w:rFonts w:ascii="Times New Roman" w:eastAsia="Times New Roman" w:hAnsi="Times New Roman" w:cs="Times New Roman"/>
                <w:kern w:val="0"/>
                <w:sz w:val="24"/>
                <w:szCs w:val="24"/>
                <w:lang w:val="en-US" w:eastAsia="en-IN" w:bidi="hi-IN"/>
                <w14:ligatures w14:val="none"/>
              </w:rPr>
            </w:pPr>
            <w:r w:rsidRPr="007B37B8">
              <w:rPr>
                <w:rFonts w:ascii="Times New Roman" w:eastAsia="Times New Roman" w:hAnsi="Times New Roman" w:cs="Times New Roman"/>
                <w:kern w:val="0"/>
                <w:sz w:val="24"/>
                <w:szCs w:val="24"/>
                <w:lang w:val="en-US" w:eastAsia="en-IN" w:bidi="hi-IN"/>
                <w14:ligatures w14:val="none"/>
              </w:rPr>
              <w:t>AD8 – 12v supply v sense</w:t>
            </w:r>
          </w:p>
        </w:tc>
        <w:tc>
          <w:tcPr>
            <w:tcW w:w="1701" w:type="dxa"/>
            <w:tcBorders>
              <w:top w:val="single" w:sz="8" w:space="0" w:color="FFFFFF"/>
              <w:left w:val="single" w:sz="8" w:space="0" w:color="FFFFFF"/>
              <w:bottom w:val="single" w:sz="8" w:space="0" w:color="FFFFFF"/>
              <w:right w:val="single" w:sz="8" w:space="0" w:color="FFFFFF"/>
            </w:tcBorders>
            <w:shd w:val="clear" w:color="auto" w:fill="E7EAED"/>
            <w:tcMar>
              <w:top w:w="72" w:type="dxa"/>
              <w:left w:w="144" w:type="dxa"/>
              <w:bottom w:w="72" w:type="dxa"/>
              <w:right w:w="144" w:type="dxa"/>
            </w:tcMar>
            <w:hideMark/>
          </w:tcPr>
          <w:p w14:paraId="27C036D8" w14:textId="77777777" w:rsidR="007B37B8" w:rsidRPr="007B37B8" w:rsidRDefault="007B37B8" w:rsidP="007B37B8">
            <w:pPr>
              <w:spacing w:before="100" w:beforeAutospacing="1" w:after="100" w:afterAutospacing="1" w:line="240" w:lineRule="auto"/>
              <w:rPr>
                <w:rFonts w:ascii="Times New Roman" w:eastAsia="Times New Roman" w:hAnsi="Times New Roman" w:cs="Times New Roman"/>
                <w:kern w:val="0"/>
                <w:sz w:val="24"/>
                <w:szCs w:val="24"/>
                <w:lang w:val="en-US" w:eastAsia="en-IN" w:bidi="hi-IN"/>
                <w14:ligatures w14:val="none"/>
              </w:rPr>
            </w:pPr>
            <w:r w:rsidRPr="007B37B8">
              <w:rPr>
                <w:rFonts w:ascii="Times New Roman" w:eastAsia="Times New Roman" w:hAnsi="Times New Roman" w:cs="Times New Roman"/>
                <w:kern w:val="0"/>
                <w:sz w:val="24"/>
                <w:szCs w:val="24"/>
                <w:lang w:val="en-US" w:eastAsia="en-IN" w:bidi="hi-IN"/>
                <w14:ligatures w14:val="none"/>
              </w:rPr>
              <w:t>ADC In</w:t>
            </w:r>
          </w:p>
        </w:tc>
      </w:tr>
      <w:tr w:rsidR="007B37B8" w:rsidRPr="007B37B8" w14:paraId="0384B3A1" w14:textId="77777777" w:rsidTr="007B37B8">
        <w:trPr>
          <w:trHeight w:val="18"/>
        </w:trPr>
        <w:tc>
          <w:tcPr>
            <w:tcW w:w="1360" w:type="dxa"/>
            <w:tcBorders>
              <w:top w:val="single" w:sz="8" w:space="0" w:color="FFFFFF"/>
              <w:left w:val="single" w:sz="8" w:space="0" w:color="FFFFFF"/>
              <w:bottom w:val="single" w:sz="8" w:space="0" w:color="FFFFFF"/>
              <w:right w:val="single" w:sz="8" w:space="0" w:color="FFFFFF"/>
            </w:tcBorders>
            <w:shd w:val="clear" w:color="auto" w:fill="E7EAED"/>
            <w:tcMar>
              <w:top w:w="72" w:type="dxa"/>
              <w:left w:w="144" w:type="dxa"/>
              <w:bottom w:w="72" w:type="dxa"/>
              <w:right w:w="144" w:type="dxa"/>
            </w:tcMar>
            <w:hideMark/>
          </w:tcPr>
          <w:p w14:paraId="14D2D216" w14:textId="77777777" w:rsidR="007B37B8" w:rsidRPr="007B37B8" w:rsidRDefault="007B37B8" w:rsidP="007B37B8">
            <w:pPr>
              <w:spacing w:before="100" w:beforeAutospacing="1" w:after="100" w:afterAutospacing="1" w:line="240" w:lineRule="auto"/>
              <w:rPr>
                <w:rFonts w:ascii="Times New Roman" w:eastAsia="Times New Roman" w:hAnsi="Times New Roman" w:cs="Times New Roman"/>
                <w:kern w:val="0"/>
                <w:sz w:val="24"/>
                <w:szCs w:val="24"/>
                <w:lang w:val="en-US" w:eastAsia="en-IN" w:bidi="hi-IN"/>
                <w14:ligatures w14:val="none"/>
              </w:rPr>
            </w:pPr>
            <w:r w:rsidRPr="007B37B8">
              <w:rPr>
                <w:rFonts w:ascii="Times New Roman" w:eastAsia="Times New Roman" w:hAnsi="Times New Roman" w:cs="Times New Roman"/>
                <w:kern w:val="0"/>
                <w:sz w:val="24"/>
                <w:szCs w:val="24"/>
                <w:lang w:val="en-US" w:eastAsia="en-IN" w:bidi="hi-IN"/>
                <w14:ligatures w14:val="none"/>
              </w:rPr>
              <w:t>PA6</w:t>
            </w:r>
          </w:p>
        </w:tc>
        <w:tc>
          <w:tcPr>
            <w:tcW w:w="4442" w:type="dxa"/>
            <w:tcBorders>
              <w:top w:val="single" w:sz="8" w:space="0" w:color="FFFFFF"/>
              <w:left w:val="single" w:sz="8" w:space="0" w:color="FFFFFF"/>
              <w:bottom w:val="single" w:sz="8" w:space="0" w:color="FFFFFF"/>
              <w:right w:val="single" w:sz="8" w:space="0" w:color="FFFFFF"/>
            </w:tcBorders>
            <w:shd w:val="clear" w:color="auto" w:fill="E7EAED"/>
            <w:tcMar>
              <w:top w:w="72" w:type="dxa"/>
              <w:left w:w="144" w:type="dxa"/>
              <w:bottom w:w="72" w:type="dxa"/>
              <w:right w:w="144" w:type="dxa"/>
            </w:tcMar>
            <w:hideMark/>
          </w:tcPr>
          <w:p w14:paraId="76D254DB" w14:textId="77777777" w:rsidR="007B37B8" w:rsidRPr="007B37B8" w:rsidRDefault="007B37B8" w:rsidP="007B37B8">
            <w:pPr>
              <w:spacing w:before="100" w:beforeAutospacing="1" w:after="100" w:afterAutospacing="1" w:line="240" w:lineRule="auto"/>
              <w:rPr>
                <w:rFonts w:ascii="Times New Roman" w:eastAsia="Times New Roman" w:hAnsi="Times New Roman" w:cs="Times New Roman"/>
                <w:kern w:val="0"/>
                <w:sz w:val="24"/>
                <w:szCs w:val="24"/>
                <w:lang w:val="en-US" w:eastAsia="en-IN" w:bidi="hi-IN"/>
                <w14:ligatures w14:val="none"/>
              </w:rPr>
            </w:pPr>
            <w:r w:rsidRPr="007B37B8">
              <w:rPr>
                <w:rFonts w:ascii="Times New Roman" w:eastAsia="Times New Roman" w:hAnsi="Times New Roman" w:cs="Times New Roman"/>
                <w:kern w:val="0"/>
                <w:sz w:val="24"/>
                <w:szCs w:val="24"/>
                <w:lang w:val="en-US" w:eastAsia="en-IN" w:bidi="hi-IN"/>
                <w14:ligatures w14:val="none"/>
              </w:rPr>
              <w:t>AD7 – batt internal current – 20A max</w:t>
            </w:r>
          </w:p>
        </w:tc>
        <w:tc>
          <w:tcPr>
            <w:tcW w:w="1701" w:type="dxa"/>
            <w:tcBorders>
              <w:top w:val="single" w:sz="8" w:space="0" w:color="FFFFFF"/>
              <w:left w:val="single" w:sz="8" w:space="0" w:color="FFFFFF"/>
              <w:bottom w:val="single" w:sz="8" w:space="0" w:color="FFFFFF"/>
              <w:right w:val="single" w:sz="8" w:space="0" w:color="FFFFFF"/>
            </w:tcBorders>
            <w:shd w:val="clear" w:color="auto" w:fill="E7EAED"/>
            <w:tcMar>
              <w:top w:w="72" w:type="dxa"/>
              <w:left w:w="144" w:type="dxa"/>
              <w:bottom w:w="72" w:type="dxa"/>
              <w:right w:w="144" w:type="dxa"/>
            </w:tcMar>
            <w:hideMark/>
          </w:tcPr>
          <w:p w14:paraId="7E0E3E9B" w14:textId="77777777" w:rsidR="007B37B8" w:rsidRPr="007B37B8" w:rsidRDefault="007B37B8" w:rsidP="007B37B8">
            <w:pPr>
              <w:spacing w:before="100" w:beforeAutospacing="1" w:after="100" w:afterAutospacing="1" w:line="240" w:lineRule="auto"/>
              <w:rPr>
                <w:rFonts w:ascii="Times New Roman" w:eastAsia="Times New Roman" w:hAnsi="Times New Roman" w:cs="Times New Roman"/>
                <w:kern w:val="0"/>
                <w:sz w:val="24"/>
                <w:szCs w:val="24"/>
                <w:lang w:val="en-US" w:eastAsia="en-IN" w:bidi="hi-IN"/>
                <w14:ligatures w14:val="none"/>
              </w:rPr>
            </w:pPr>
            <w:r w:rsidRPr="007B37B8">
              <w:rPr>
                <w:rFonts w:ascii="Times New Roman" w:eastAsia="Times New Roman" w:hAnsi="Times New Roman" w:cs="Times New Roman"/>
                <w:kern w:val="0"/>
                <w:sz w:val="24"/>
                <w:szCs w:val="24"/>
                <w:lang w:val="en-US" w:eastAsia="en-IN" w:bidi="hi-IN"/>
                <w14:ligatures w14:val="none"/>
              </w:rPr>
              <w:t>ADC In</w:t>
            </w:r>
          </w:p>
        </w:tc>
      </w:tr>
      <w:tr w:rsidR="007B37B8" w:rsidRPr="007B37B8" w14:paraId="1245CB63" w14:textId="77777777" w:rsidTr="007B37B8">
        <w:trPr>
          <w:trHeight w:val="18"/>
        </w:trPr>
        <w:tc>
          <w:tcPr>
            <w:tcW w:w="1360" w:type="dxa"/>
            <w:tcBorders>
              <w:top w:val="single" w:sz="8" w:space="0" w:color="FFFFFF"/>
              <w:left w:val="single" w:sz="8" w:space="0" w:color="FFFFFF"/>
              <w:bottom w:val="single" w:sz="8" w:space="0" w:color="FFFFFF"/>
              <w:right w:val="single" w:sz="8" w:space="0" w:color="FFFFFF"/>
            </w:tcBorders>
            <w:shd w:val="clear" w:color="auto" w:fill="E7EAED"/>
            <w:tcMar>
              <w:top w:w="72" w:type="dxa"/>
              <w:left w:w="144" w:type="dxa"/>
              <w:bottom w:w="72" w:type="dxa"/>
              <w:right w:w="144" w:type="dxa"/>
            </w:tcMar>
            <w:hideMark/>
          </w:tcPr>
          <w:p w14:paraId="14EBC995" w14:textId="77777777" w:rsidR="007B37B8" w:rsidRPr="007B37B8" w:rsidRDefault="007B37B8" w:rsidP="007B37B8">
            <w:pPr>
              <w:spacing w:before="100" w:beforeAutospacing="1" w:after="100" w:afterAutospacing="1" w:line="240" w:lineRule="auto"/>
              <w:rPr>
                <w:rFonts w:ascii="Times New Roman" w:eastAsia="Times New Roman" w:hAnsi="Times New Roman" w:cs="Times New Roman"/>
                <w:kern w:val="0"/>
                <w:sz w:val="24"/>
                <w:szCs w:val="24"/>
                <w:lang w:val="en-US" w:eastAsia="en-IN" w:bidi="hi-IN"/>
                <w14:ligatures w14:val="none"/>
              </w:rPr>
            </w:pPr>
            <w:r w:rsidRPr="007B37B8">
              <w:rPr>
                <w:rFonts w:ascii="Times New Roman" w:eastAsia="Times New Roman" w:hAnsi="Times New Roman" w:cs="Times New Roman"/>
                <w:kern w:val="0"/>
                <w:sz w:val="24"/>
                <w:szCs w:val="24"/>
                <w:lang w:val="en-US" w:eastAsia="en-IN" w:bidi="hi-IN"/>
                <w14:ligatures w14:val="none"/>
              </w:rPr>
              <w:t>PA5</w:t>
            </w:r>
          </w:p>
        </w:tc>
        <w:tc>
          <w:tcPr>
            <w:tcW w:w="4442" w:type="dxa"/>
            <w:tcBorders>
              <w:top w:val="single" w:sz="8" w:space="0" w:color="FFFFFF"/>
              <w:left w:val="single" w:sz="8" w:space="0" w:color="FFFFFF"/>
              <w:bottom w:val="single" w:sz="8" w:space="0" w:color="FFFFFF"/>
              <w:right w:val="single" w:sz="8" w:space="0" w:color="FFFFFF"/>
            </w:tcBorders>
            <w:shd w:val="clear" w:color="auto" w:fill="E7EAED"/>
            <w:tcMar>
              <w:top w:w="72" w:type="dxa"/>
              <w:left w:w="144" w:type="dxa"/>
              <w:bottom w:w="72" w:type="dxa"/>
              <w:right w:w="144" w:type="dxa"/>
            </w:tcMar>
            <w:hideMark/>
          </w:tcPr>
          <w:p w14:paraId="34A12568" w14:textId="77777777" w:rsidR="007B37B8" w:rsidRPr="007B37B8" w:rsidRDefault="007B37B8" w:rsidP="007B37B8">
            <w:pPr>
              <w:spacing w:before="100" w:beforeAutospacing="1" w:after="100" w:afterAutospacing="1" w:line="240" w:lineRule="auto"/>
              <w:rPr>
                <w:rFonts w:ascii="Times New Roman" w:eastAsia="Times New Roman" w:hAnsi="Times New Roman" w:cs="Times New Roman"/>
                <w:kern w:val="0"/>
                <w:sz w:val="24"/>
                <w:szCs w:val="24"/>
                <w:lang w:val="en-US" w:eastAsia="en-IN" w:bidi="hi-IN"/>
                <w14:ligatures w14:val="none"/>
              </w:rPr>
            </w:pPr>
            <w:r w:rsidRPr="007B37B8">
              <w:rPr>
                <w:rFonts w:ascii="Times New Roman" w:eastAsia="Times New Roman" w:hAnsi="Times New Roman" w:cs="Times New Roman"/>
                <w:kern w:val="0"/>
                <w:sz w:val="24"/>
                <w:szCs w:val="24"/>
                <w:lang w:val="en-US" w:eastAsia="en-IN" w:bidi="hi-IN"/>
                <w14:ligatures w14:val="none"/>
              </w:rPr>
              <w:t>AD6 – dcdc con out</w:t>
            </w:r>
          </w:p>
        </w:tc>
        <w:tc>
          <w:tcPr>
            <w:tcW w:w="1701" w:type="dxa"/>
            <w:tcBorders>
              <w:top w:val="single" w:sz="8" w:space="0" w:color="FFFFFF"/>
              <w:left w:val="single" w:sz="8" w:space="0" w:color="FFFFFF"/>
              <w:bottom w:val="single" w:sz="8" w:space="0" w:color="FFFFFF"/>
              <w:right w:val="single" w:sz="8" w:space="0" w:color="FFFFFF"/>
            </w:tcBorders>
            <w:shd w:val="clear" w:color="auto" w:fill="E7EAED"/>
            <w:tcMar>
              <w:top w:w="72" w:type="dxa"/>
              <w:left w:w="144" w:type="dxa"/>
              <w:bottom w:w="72" w:type="dxa"/>
              <w:right w:w="144" w:type="dxa"/>
            </w:tcMar>
            <w:hideMark/>
          </w:tcPr>
          <w:p w14:paraId="2524DD2D" w14:textId="77777777" w:rsidR="007B37B8" w:rsidRPr="007B37B8" w:rsidRDefault="007B37B8" w:rsidP="007B37B8">
            <w:pPr>
              <w:spacing w:before="100" w:beforeAutospacing="1" w:after="100" w:afterAutospacing="1" w:line="240" w:lineRule="auto"/>
              <w:rPr>
                <w:rFonts w:ascii="Times New Roman" w:eastAsia="Times New Roman" w:hAnsi="Times New Roman" w:cs="Times New Roman"/>
                <w:kern w:val="0"/>
                <w:sz w:val="24"/>
                <w:szCs w:val="24"/>
                <w:lang w:val="en-US" w:eastAsia="en-IN" w:bidi="hi-IN"/>
                <w14:ligatures w14:val="none"/>
              </w:rPr>
            </w:pPr>
            <w:r w:rsidRPr="007B37B8">
              <w:rPr>
                <w:rFonts w:ascii="Times New Roman" w:eastAsia="Times New Roman" w:hAnsi="Times New Roman" w:cs="Times New Roman"/>
                <w:kern w:val="0"/>
                <w:sz w:val="24"/>
                <w:szCs w:val="24"/>
                <w:lang w:val="en-US" w:eastAsia="en-IN" w:bidi="hi-IN"/>
                <w14:ligatures w14:val="none"/>
              </w:rPr>
              <w:t>ADC In</w:t>
            </w:r>
          </w:p>
        </w:tc>
      </w:tr>
      <w:tr w:rsidR="007B37B8" w:rsidRPr="007B37B8" w14:paraId="5E26A682" w14:textId="77777777" w:rsidTr="007B37B8">
        <w:trPr>
          <w:trHeight w:val="18"/>
        </w:trPr>
        <w:tc>
          <w:tcPr>
            <w:tcW w:w="1360" w:type="dxa"/>
            <w:tcBorders>
              <w:top w:val="single" w:sz="8" w:space="0" w:color="FFFFFF"/>
              <w:left w:val="single" w:sz="8" w:space="0" w:color="FFFFFF"/>
              <w:bottom w:val="single" w:sz="8" w:space="0" w:color="FFFFFF"/>
              <w:right w:val="single" w:sz="8" w:space="0" w:color="FFFFFF"/>
            </w:tcBorders>
            <w:shd w:val="clear" w:color="auto" w:fill="E7EAED"/>
            <w:tcMar>
              <w:top w:w="72" w:type="dxa"/>
              <w:left w:w="144" w:type="dxa"/>
              <w:bottom w:w="72" w:type="dxa"/>
              <w:right w:w="144" w:type="dxa"/>
            </w:tcMar>
            <w:hideMark/>
          </w:tcPr>
          <w:p w14:paraId="1A9845BF" w14:textId="77777777" w:rsidR="007B37B8" w:rsidRPr="007B37B8" w:rsidRDefault="007B37B8" w:rsidP="007B37B8">
            <w:pPr>
              <w:spacing w:before="100" w:beforeAutospacing="1" w:after="100" w:afterAutospacing="1" w:line="240" w:lineRule="auto"/>
              <w:rPr>
                <w:rFonts w:ascii="Times New Roman" w:eastAsia="Times New Roman" w:hAnsi="Times New Roman" w:cs="Times New Roman"/>
                <w:kern w:val="0"/>
                <w:sz w:val="24"/>
                <w:szCs w:val="24"/>
                <w:lang w:val="en-US" w:eastAsia="en-IN" w:bidi="hi-IN"/>
                <w14:ligatures w14:val="none"/>
              </w:rPr>
            </w:pPr>
            <w:r w:rsidRPr="007B37B8">
              <w:rPr>
                <w:rFonts w:ascii="Times New Roman" w:eastAsia="Times New Roman" w:hAnsi="Times New Roman" w:cs="Times New Roman"/>
                <w:kern w:val="0"/>
                <w:sz w:val="24"/>
                <w:szCs w:val="24"/>
                <w:lang w:val="en-US" w:eastAsia="en-IN" w:bidi="hi-IN"/>
                <w14:ligatures w14:val="none"/>
              </w:rPr>
              <w:t>PA4</w:t>
            </w:r>
          </w:p>
        </w:tc>
        <w:tc>
          <w:tcPr>
            <w:tcW w:w="4442" w:type="dxa"/>
            <w:tcBorders>
              <w:top w:val="single" w:sz="8" w:space="0" w:color="FFFFFF"/>
              <w:left w:val="single" w:sz="8" w:space="0" w:color="FFFFFF"/>
              <w:bottom w:val="single" w:sz="8" w:space="0" w:color="FFFFFF"/>
              <w:right w:val="single" w:sz="8" w:space="0" w:color="FFFFFF"/>
            </w:tcBorders>
            <w:shd w:val="clear" w:color="auto" w:fill="E7EAED"/>
            <w:tcMar>
              <w:top w:w="72" w:type="dxa"/>
              <w:left w:w="144" w:type="dxa"/>
              <w:bottom w:w="72" w:type="dxa"/>
              <w:right w:w="144" w:type="dxa"/>
            </w:tcMar>
            <w:hideMark/>
          </w:tcPr>
          <w:p w14:paraId="5EB86D60" w14:textId="77777777" w:rsidR="007B37B8" w:rsidRPr="007B37B8" w:rsidRDefault="007B37B8" w:rsidP="007B37B8">
            <w:pPr>
              <w:spacing w:before="100" w:beforeAutospacing="1" w:after="100" w:afterAutospacing="1" w:line="240" w:lineRule="auto"/>
              <w:rPr>
                <w:rFonts w:ascii="Times New Roman" w:eastAsia="Times New Roman" w:hAnsi="Times New Roman" w:cs="Times New Roman"/>
                <w:kern w:val="0"/>
                <w:sz w:val="24"/>
                <w:szCs w:val="24"/>
                <w:lang w:val="en-US" w:eastAsia="en-IN" w:bidi="hi-IN"/>
                <w14:ligatures w14:val="none"/>
              </w:rPr>
            </w:pPr>
            <w:r w:rsidRPr="007B37B8">
              <w:rPr>
                <w:rFonts w:ascii="Times New Roman" w:eastAsia="Times New Roman" w:hAnsi="Times New Roman" w:cs="Times New Roman"/>
                <w:kern w:val="0"/>
                <w:sz w:val="24"/>
                <w:szCs w:val="24"/>
                <w:lang w:val="en-US" w:eastAsia="en-IN" w:bidi="hi-IN"/>
                <w14:ligatures w14:val="none"/>
              </w:rPr>
              <w:t>Ad5 – throttle in</w:t>
            </w:r>
          </w:p>
        </w:tc>
        <w:tc>
          <w:tcPr>
            <w:tcW w:w="1701" w:type="dxa"/>
            <w:tcBorders>
              <w:top w:val="single" w:sz="8" w:space="0" w:color="FFFFFF"/>
              <w:left w:val="single" w:sz="8" w:space="0" w:color="FFFFFF"/>
              <w:bottom w:val="single" w:sz="8" w:space="0" w:color="FFFFFF"/>
              <w:right w:val="single" w:sz="8" w:space="0" w:color="FFFFFF"/>
            </w:tcBorders>
            <w:shd w:val="clear" w:color="auto" w:fill="E7EAED"/>
            <w:tcMar>
              <w:top w:w="72" w:type="dxa"/>
              <w:left w:w="144" w:type="dxa"/>
              <w:bottom w:w="72" w:type="dxa"/>
              <w:right w:w="144" w:type="dxa"/>
            </w:tcMar>
            <w:hideMark/>
          </w:tcPr>
          <w:p w14:paraId="6448F688" w14:textId="77777777" w:rsidR="007B37B8" w:rsidRPr="007B37B8" w:rsidRDefault="007B37B8" w:rsidP="007B37B8">
            <w:pPr>
              <w:spacing w:before="100" w:beforeAutospacing="1" w:after="100" w:afterAutospacing="1" w:line="240" w:lineRule="auto"/>
              <w:rPr>
                <w:rFonts w:ascii="Times New Roman" w:eastAsia="Times New Roman" w:hAnsi="Times New Roman" w:cs="Times New Roman"/>
                <w:kern w:val="0"/>
                <w:sz w:val="24"/>
                <w:szCs w:val="24"/>
                <w:lang w:val="en-US" w:eastAsia="en-IN" w:bidi="hi-IN"/>
                <w14:ligatures w14:val="none"/>
              </w:rPr>
            </w:pPr>
            <w:r w:rsidRPr="007B37B8">
              <w:rPr>
                <w:rFonts w:ascii="Times New Roman" w:eastAsia="Times New Roman" w:hAnsi="Times New Roman" w:cs="Times New Roman"/>
                <w:kern w:val="0"/>
                <w:sz w:val="24"/>
                <w:szCs w:val="24"/>
                <w:lang w:val="en-US" w:eastAsia="en-IN" w:bidi="hi-IN"/>
                <w14:ligatures w14:val="none"/>
              </w:rPr>
              <w:t>ADC In</w:t>
            </w:r>
          </w:p>
        </w:tc>
      </w:tr>
      <w:tr w:rsidR="007B37B8" w:rsidRPr="007B37B8" w14:paraId="4A14AC71" w14:textId="77777777" w:rsidTr="007B37B8">
        <w:trPr>
          <w:trHeight w:val="18"/>
        </w:trPr>
        <w:tc>
          <w:tcPr>
            <w:tcW w:w="1360" w:type="dxa"/>
            <w:tcBorders>
              <w:top w:val="single" w:sz="8" w:space="0" w:color="FFFFFF"/>
              <w:left w:val="single" w:sz="8" w:space="0" w:color="FFFFFF"/>
              <w:bottom w:val="single" w:sz="8" w:space="0" w:color="FFFFFF"/>
              <w:right w:val="single" w:sz="8" w:space="0" w:color="FFFFFF"/>
            </w:tcBorders>
            <w:shd w:val="clear" w:color="auto" w:fill="E7EAED"/>
            <w:tcMar>
              <w:top w:w="72" w:type="dxa"/>
              <w:left w:w="144" w:type="dxa"/>
              <w:bottom w:w="72" w:type="dxa"/>
              <w:right w:w="144" w:type="dxa"/>
            </w:tcMar>
            <w:hideMark/>
          </w:tcPr>
          <w:p w14:paraId="0BCEA0AC" w14:textId="77777777" w:rsidR="007B37B8" w:rsidRPr="007B37B8" w:rsidRDefault="007B37B8" w:rsidP="007B37B8">
            <w:pPr>
              <w:spacing w:before="100" w:beforeAutospacing="1" w:after="100" w:afterAutospacing="1" w:line="240" w:lineRule="auto"/>
              <w:rPr>
                <w:rFonts w:ascii="Times New Roman" w:eastAsia="Times New Roman" w:hAnsi="Times New Roman" w:cs="Times New Roman"/>
                <w:kern w:val="0"/>
                <w:sz w:val="24"/>
                <w:szCs w:val="24"/>
                <w:lang w:val="en-US" w:eastAsia="en-IN" w:bidi="hi-IN"/>
                <w14:ligatures w14:val="none"/>
              </w:rPr>
            </w:pPr>
            <w:r w:rsidRPr="007B37B8">
              <w:rPr>
                <w:rFonts w:ascii="Times New Roman" w:eastAsia="Times New Roman" w:hAnsi="Times New Roman" w:cs="Times New Roman"/>
                <w:kern w:val="0"/>
                <w:sz w:val="24"/>
                <w:szCs w:val="24"/>
                <w:lang w:val="en-US" w:eastAsia="en-IN" w:bidi="hi-IN"/>
                <w14:ligatures w14:val="none"/>
              </w:rPr>
              <w:t>PA3</w:t>
            </w:r>
          </w:p>
        </w:tc>
        <w:tc>
          <w:tcPr>
            <w:tcW w:w="4442" w:type="dxa"/>
            <w:tcBorders>
              <w:top w:val="single" w:sz="8" w:space="0" w:color="FFFFFF"/>
              <w:left w:val="single" w:sz="8" w:space="0" w:color="FFFFFF"/>
              <w:bottom w:val="single" w:sz="8" w:space="0" w:color="FFFFFF"/>
              <w:right w:val="single" w:sz="8" w:space="0" w:color="FFFFFF"/>
            </w:tcBorders>
            <w:shd w:val="clear" w:color="auto" w:fill="E7EAED"/>
            <w:tcMar>
              <w:top w:w="72" w:type="dxa"/>
              <w:left w:w="144" w:type="dxa"/>
              <w:bottom w:w="72" w:type="dxa"/>
              <w:right w:w="144" w:type="dxa"/>
            </w:tcMar>
            <w:hideMark/>
          </w:tcPr>
          <w:p w14:paraId="10F698FD" w14:textId="77777777" w:rsidR="007B37B8" w:rsidRPr="007B37B8" w:rsidRDefault="007B37B8" w:rsidP="007B37B8">
            <w:pPr>
              <w:spacing w:before="100" w:beforeAutospacing="1" w:after="100" w:afterAutospacing="1" w:line="240" w:lineRule="auto"/>
              <w:rPr>
                <w:rFonts w:ascii="Times New Roman" w:eastAsia="Times New Roman" w:hAnsi="Times New Roman" w:cs="Times New Roman"/>
                <w:kern w:val="0"/>
                <w:sz w:val="24"/>
                <w:szCs w:val="24"/>
                <w:lang w:val="en-US" w:eastAsia="en-IN" w:bidi="hi-IN"/>
                <w14:ligatures w14:val="none"/>
              </w:rPr>
            </w:pPr>
            <w:r w:rsidRPr="007B37B8">
              <w:rPr>
                <w:rFonts w:ascii="Times New Roman" w:eastAsia="Times New Roman" w:hAnsi="Times New Roman" w:cs="Times New Roman"/>
                <w:kern w:val="0"/>
                <w:sz w:val="24"/>
                <w:szCs w:val="24"/>
                <w:lang w:val="en-US" w:eastAsia="en-IN" w:bidi="hi-IN"/>
                <w14:ligatures w14:val="none"/>
              </w:rPr>
              <w:t>Ci – charging current (400A)</w:t>
            </w:r>
          </w:p>
        </w:tc>
        <w:tc>
          <w:tcPr>
            <w:tcW w:w="1701" w:type="dxa"/>
            <w:tcBorders>
              <w:top w:val="single" w:sz="8" w:space="0" w:color="FFFFFF"/>
              <w:left w:val="single" w:sz="8" w:space="0" w:color="FFFFFF"/>
              <w:bottom w:val="single" w:sz="8" w:space="0" w:color="FFFFFF"/>
              <w:right w:val="single" w:sz="8" w:space="0" w:color="FFFFFF"/>
            </w:tcBorders>
            <w:shd w:val="clear" w:color="auto" w:fill="E7EAED"/>
            <w:tcMar>
              <w:top w:w="72" w:type="dxa"/>
              <w:left w:w="144" w:type="dxa"/>
              <w:bottom w:w="72" w:type="dxa"/>
              <w:right w:w="144" w:type="dxa"/>
            </w:tcMar>
            <w:hideMark/>
          </w:tcPr>
          <w:p w14:paraId="5F57E5B8" w14:textId="77777777" w:rsidR="007B37B8" w:rsidRPr="007B37B8" w:rsidRDefault="007B37B8" w:rsidP="007B37B8">
            <w:pPr>
              <w:spacing w:before="100" w:beforeAutospacing="1" w:after="100" w:afterAutospacing="1" w:line="240" w:lineRule="auto"/>
              <w:rPr>
                <w:rFonts w:ascii="Times New Roman" w:eastAsia="Times New Roman" w:hAnsi="Times New Roman" w:cs="Times New Roman"/>
                <w:kern w:val="0"/>
                <w:sz w:val="24"/>
                <w:szCs w:val="24"/>
                <w:lang w:val="en-US" w:eastAsia="en-IN" w:bidi="hi-IN"/>
                <w14:ligatures w14:val="none"/>
              </w:rPr>
            </w:pPr>
            <w:r w:rsidRPr="007B37B8">
              <w:rPr>
                <w:rFonts w:ascii="Times New Roman" w:eastAsia="Times New Roman" w:hAnsi="Times New Roman" w:cs="Times New Roman"/>
                <w:kern w:val="0"/>
                <w:sz w:val="24"/>
                <w:szCs w:val="24"/>
                <w:lang w:val="en-US" w:eastAsia="en-IN" w:bidi="hi-IN"/>
                <w14:ligatures w14:val="none"/>
              </w:rPr>
              <w:t>ADC In</w:t>
            </w:r>
          </w:p>
        </w:tc>
      </w:tr>
      <w:tr w:rsidR="007B37B8" w:rsidRPr="007B37B8" w14:paraId="75C02F42" w14:textId="77777777" w:rsidTr="007B37B8">
        <w:trPr>
          <w:trHeight w:val="18"/>
        </w:trPr>
        <w:tc>
          <w:tcPr>
            <w:tcW w:w="1360" w:type="dxa"/>
            <w:tcBorders>
              <w:top w:val="single" w:sz="8" w:space="0" w:color="FFFFFF"/>
              <w:left w:val="single" w:sz="8" w:space="0" w:color="FFFFFF"/>
              <w:bottom w:val="single" w:sz="8" w:space="0" w:color="FFFFFF"/>
              <w:right w:val="single" w:sz="8" w:space="0" w:color="FFFFFF"/>
            </w:tcBorders>
            <w:shd w:val="clear" w:color="auto" w:fill="E7EAED"/>
            <w:tcMar>
              <w:top w:w="72" w:type="dxa"/>
              <w:left w:w="144" w:type="dxa"/>
              <w:bottom w:w="72" w:type="dxa"/>
              <w:right w:w="144" w:type="dxa"/>
            </w:tcMar>
            <w:hideMark/>
          </w:tcPr>
          <w:p w14:paraId="16285AC6" w14:textId="77777777" w:rsidR="007B37B8" w:rsidRPr="007B37B8" w:rsidRDefault="007B37B8" w:rsidP="007B37B8">
            <w:pPr>
              <w:spacing w:before="100" w:beforeAutospacing="1" w:after="100" w:afterAutospacing="1" w:line="240" w:lineRule="auto"/>
              <w:rPr>
                <w:rFonts w:ascii="Times New Roman" w:eastAsia="Times New Roman" w:hAnsi="Times New Roman" w:cs="Times New Roman"/>
                <w:kern w:val="0"/>
                <w:sz w:val="24"/>
                <w:szCs w:val="24"/>
                <w:lang w:val="en-US" w:eastAsia="en-IN" w:bidi="hi-IN"/>
                <w14:ligatures w14:val="none"/>
              </w:rPr>
            </w:pPr>
            <w:r w:rsidRPr="007B37B8">
              <w:rPr>
                <w:rFonts w:ascii="Times New Roman" w:eastAsia="Times New Roman" w:hAnsi="Times New Roman" w:cs="Times New Roman"/>
                <w:kern w:val="0"/>
                <w:sz w:val="24"/>
                <w:szCs w:val="24"/>
                <w:lang w:val="en-US" w:eastAsia="en-IN" w:bidi="hi-IN"/>
                <w14:ligatures w14:val="none"/>
              </w:rPr>
              <w:t>PA2</w:t>
            </w:r>
          </w:p>
        </w:tc>
        <w:tc>
          <w:tcPr>
            <w:tcW w:w="4442" w:type="dxa"/>
            <w:tcBorders>
              <w:top w:val="single" w:sz="8" w:space="0" w:color="FFFFFF"/>
              <w:left w:val="single" w:sz="8" w:space="0" w:color="FFFFFF"/>
              <w:bottom w:val="single" w:sz="8" w:space="0" w:color="FFFFFF"/>
              <w:right w:val="single" w:sz="8" w:space="0" w:color="FFFFFF"/>
            </w:tcBorders>
            <w:shd w:val="clear" w:color="auto" w:fill="E7EAED"/>
            <w:tcMar>
              <w:top w:w="72" w:type="dxa"/>
              <w:left w:w="144" w:type="dxa"/>
              <w:bottom w:w="72" w:type="dxa"/>
              <w:right w:w="144" w:type="dxa"/>
            </w:tcMar>
            <w:hideMark/>
          </w:tcPr>
          <w:p w14:paraId="252F0ABD" w14:textId="77777777" w:rsidR="007B37B8" w:rsidRPr="007B37B8" w:rsidRDefault="007B37B8" w:rsidP="007B37B8">
            <w:pPr>
              <w:spacing w:before="100" w:beforeAutospacing="1" w:after="100" w:afterAutospacing="1" w:line="240" w:lineRule="auto"/>
              <w:rPr>
                <w:rFonts w:ascii="Times New Roman" w:eastAsia="Times New Roman" w:hAnsi="Times New Roman" w:cs="Times New Roman"/>
                <w:kern w:val="0"/>
                <w:sz w:val="24"/>
                <w:szCs w:val="24"/>
                <w:lang w:val="en-US" w:eastAsia="en-IN" w:bidi="hi-IN"/>
                <w14:ligatures w14:val="none"/>
              </w:rPr>
            </w:pPr>
            <w:r w:rsidRPr="007B37B8">
              <w:rPr>
                <w:rFonts w:ascii="Times New Roman" w:eastAsia="Times New Roman" w:hAnsi="Times New Roman" w:cs="Times New Roman"/>
                <w:kern w:val="0"/>
                <w:sz w:val="24"/>
                <w:szCs w:val="24"/>
                <w:lang w:val="en-US" w:eastAsia="en-IN" w:bidi="hi-IN"/>
                <w14:ligatures w14:val="none"/>
              </w:rPr>
              <w:t>Disi – discharging curr (400A)</w:t>
            </w:r>
          </w:p>
        </w:tc>
        <w:tc>
          <w:tcPr>
            <w:tcW w:w="1701" w:type="dxa"/>
            <w:tcBorders>
              <w:top w:val="single" w:sz="8" w:space="0" w:color="FFFFFF"/>
              <w:left w:val="single" w:sz="8" w:space="0" w:color="FFFFFF"/>
              <w:bottom w:val="single" w:sz="8" w:space="0" w:color="FFFFFF"/>
              <w:right w:val="single" w:sz="8" w:space="0" w:color="FFFFFF"/>
            </w:tcBorders>
            <w:shd w:val="clear" w:color="auto" w:fill="E7EAED"/>
            <w:tcMar>
              <w:top w:w="72" w:type="dxa"/>
              <w:left w:w="144" w:type="dxa"/>
              <w:bottom w:w="72" w:type="dxa"/>
              <w:right w:w="144" w:type="dxa"/>
            </w:tcMar>
            <w:hideMark/>
          </w:tcPr>
          <w:p w14:paraId="18BBBFF7" w14:textId="77777777" w:rsidR="007B37B8" w:rsidRPr="007B37B8" w:rsidRDefault="007B37B8" w:rsidP="007B37B8">
            <w:pPr>
              <w:spacing w:before="100" w:beforeAutospacing="1" w:after="100" w:afterAutospacing="1" w:line="240" w:lineRule="auto"/>
              <w:rPr>
                <w:rFonts w:ascii="Times New Roman" w:eastAsia="Times New Roman" w:hAnsi="Times New Roman" w:cs="Times New Roman"/>
                <w:kern w:val="0"/>
                <w:sz w:val="24"/>
                <w:szCs w:val="24"/>
                <w:lang w:val="en-US" w:eastAsia="en-IN" w:bidi="hi-IN"/>
                <w14:ligatures w14:val="none"/>
              </w:rPr>
            </w:pPr>
            <w:r w:rsidRPr="007B37B8">
              <w:rPr>
                <w:rFonts w:ascii="Times New Roman" w:eastAsia="Times New Roman" w:hAnsi="Times New Roman" w:cs="Times New Roman"/>
                <w:kern w:val="0"/>
                <w:sz w:val="24"/>
                <w:szCs w:val="24"/>
                <w:lang w:val="en-US" w:eastAsia="en-IN" w:bidi="hi-IN"/>
                <w14:ligatures w14:val="none"/>
              </w:rPr>
              <w:t>ADC In</w:t>
            </w:r>
          </w:p>
        </w:tc>
      </w:tr>
      <w:tr w:rsidR="007B37B8" w:rsidRPr="007B37B8" w14:paraId="65C435D0" w14:textId="77777777" w:rsidTr="007B37B8">
        <w:trPr>
          <w:trHeight w:val="18"/>
        </w:trPr>
        <w:tc>
          <w:tcPr>
            <w:tcW w:w="1360" w:type="dxa"/>
            <w:tcBorders>
              <w:top w:val="single" w:sz="8" w:space="0" w:color="FFFFFF"/>
              <w:left w:val="single" w:sz="8" w:space="0" w:color="FFFFFF"/>
              <w:bottom w:val="single" w:sz="8" w:space="0" w:color="FFFFFF"/>
              <w:right w:val="single" w:sz="8" w:space="0" w:color="FFFFFF"/>
            </w:tcBorders>
            <w:shd w:val="clear" w:color="auto" w:fill="E7EAED"/>
            <w:tcMar>
              <w:top w:w="72" w:type="dxa"/>
              <w:left w:w="144" w:type="dxa"/>
              <w:bottom w:w="72" w:type="dxa"/>
              <w:right w:w="144" w:type="dxa"/>
            </w:tcMar>
            <w:hideMark/>
          </w:tcPr>
          <w:p w14:paraId="670EE42A" w14:textId="77777777" w:rsidR="007B37B8" w:rsidRPr="007B37B8" w:rsidRDefault="007B37B8" w:rsidP="007B37B8">
            <w:pPr>
              <w:spacing w:before="100" w:beforeAutospacing="1" w:after="100" w:afterAutospacing="1" w:line="240" w:lineRule="auto"/>
              <w:rPr>
                <w:rFonts w:ascii="Times New Roman" w:eastAsia="Times New Roman" w:hAnsi="Times New Roman" w:cs="Times New Roman"/>
                <w:kern w:val="0"/>
                <w:sz w:val="24"/>
                <w:szCs w:val="24"/>
                <w:lang w:val="en-US" w:eastAsia="en-IN" w:bidi="hi-IN"/>
                <w14:ligatures w14:val="none"/>
              </w:rPr>
            </w:pPr>
            <w:r w:rsidRPr="007B37B8">
              <w:rPr>
                <w:rFonts w:ascii="Times New Roman" w:eastAsia="Times New Roman" w:hAnsi="Times New Roman" w:cs="Times New Roman"/>
                <w:kern w:val="0"/>
                <w:sz w:val="24"/>
                <w:szCs w:val="24"/>
                <w:lang w:val="en-US" w:eastAsia="en-IN" w:bidi="hi-IN"/>
                <w14:ligatures w14:val="none"/>
              </w:rPr>
              <w:t>PC13</w:t>
            </w:r>
          </w:p>
        </w:tc>
        <w:tc>
          <w:tcPr>
            <w:tcW w:w="4442" w:type="dxa"/>
            <w:tcBorders>
              <w:top w:val="single" w:sz="8" w:space="0" w:color="FFFFFF"/>
              <w:left w:val="single" w:sz="8" w:space="0" w:color="FFFFFF"/>
              <w:bottom w:val="single" w:sz="8" w:space="0" w:color="FFFFFF"/>
              <w:right w:val="single" w:sz="8" w:space="0" w:color="FFFFFF"/>
            </w:tcBorders>
            <w:shd w:val="clear" w:color="auto" w:fill="E7EAED"/>
            <w:tcMar>
              <w:top w:w="72" w:type="dxa"/>
              <w:left w:w="144" w:type="dxa"/>
              <w:bottom w:w="72" w:type="dxa"/>
              <w:right w:w="144" w:type="dxa"/>
            </w:tcMar>
            <w:hideMark/>
          </w:tcPr>
          <w:p w14:paraId="41541917" w14:textId="77777777" w:rsidR="007B37B8" w:rsidRPr="007B37B8" w:rsidRDefault="007B37B8" w:rsidP="007B37B8">
            <w:pPr>
              <w:spacing w:before="100" w:beforeAutospacing="1" w:after="100" w:afterAutospacing="1" w:line="240" w:lineRule="auto"/>
              <w:rPr>
                <w:rFonts w:ascii="Times New Roman" w:eastAsia="Times New Roman" w:hAnsi="Times New Roman" w:cs="Times New Roman"/>
                <w:kern w:val="0"/>
                <w:sz w:val="24"/>
                <w:szCs w:val="24"/>
                <w:lang w:val="en-US" w:eastAsia="en-IN" w:bidi="hi-IN"/>
                <w14:ligatures w14:val="none"/>
              </w:rPr>
            </w:pPr>
            <w:r w:rsidRPr="007B37B8">
              <w:rPr>
                <w:rFonts w:ascii="Times New Roman" w:eastAsia="Times New Roman" w:hAnsi="Times New Roman" w:cs="Times New Roman"/>
                <w:kern w:val="0"/>
                <w:sz w:val="24"/>
                <w:szCs w:val="24"/>
                <w:lang w:val="en-US" w:eastAsia="en-IN" w:bidi="hi-IN"/>
                <w14:ligatures w14:val="none"/>
              </w:rPr>
              <w:t>Pre- precharge out</w:t>
            </w:r>
          </w:p>
        </w:tc>
        <w:tc>
          <w:tcPr>
            <w:tcW w:w="1701" w:type="dxa"/>
            <w:tcBorders>
              <w:top w:val="single" w:sz="8" w:space="0" w:color="FFFFFF"/>
              <w:left w:val="single" w:sz="8" w:space="0" w:color="FFFFFF"/>
              <w:bottom w:val="single" w:sz="8" w:space="0" w:color="FFFFFF"/>
              <w:right w:val="single" w:sz="8" w:space="0" w:color="FFFFFF"/>
            </w:tcBorders>
            <w:shd w:val="clear" w:color="auto" w:fill="E7EAED"/>
            <w:tcMar>
              <w:top w:w="72" w:type="dxa"/>
              <w:left w:w="144" w:type="dxa"/>
              <w:bottom w:w="72" w:type="dxa"/>
              <w:right w:w="144" w:type="dxa"/>
            </w:tcMar>
            <w:hideMark/>
          </w:tcPr>
          <w:p w14:paraId="52536E88" w14:textId="77777777" w:rsidR="007B37B8" w:rsidRPr="007B37B8" w:rsidRDefault="007B37B8" w:rsidP="007B37B8">
            <w:pPr>
              <w:spacing w:before="100" w:beforeAutospacing="1" w:after="100" w:afterAutospacing="1" w:line="240" w:lineRule="auto"/>
              <w:rPr>
                <w:rFonts w:ascii="Times New Roman" w:eastAsia="Times New Roman" w:hAnsi="Times New Roman" w:cs="Times New Roman"/>
                <w:kern w:val="0"/>
                <w:sz w:val="24"/>
                <w:szCs w:val="24"/>
                <w:lang w:val="en-US" w:eastAsia="en-IN" w:bidi="hi-IN"/>
                <w14:ligatures w14:val="none"/>
              </w:rPr>
            </w:pPr>
            <w:r w:rsidRPr="007B37B8">
              <w:rPr>
                <w:rFonts w:ascii="Times New Roman" w:eastAsia="Times New Roman" w:hAnsi="Times New Roman" w:cs="Times New Roman"/>
                <w:kern w:val="0"/>
                <w:sz w:val="24"/>
                <w:szCs w:val="24"/>
                <w:lang w:val="en-US" w:eastAsia="en-IN" w:bidi="hi-IN"/>
                <w14:ligatures w14:val="none"/>
              </w:rPr>
              <w:t>GP out</w:t>
            </w:r>
          </w:p>
        </w:tc>
      </w:tr>
      <w:tr w:rsidR="007B37B8" w:rsidRPr="007B37B8" w14:paraId="69042DA3" w14:textId="77777777" w:rsidTr="007B37B8">
        <w:trPr>
          <w:trHeight w:val="18"/>
        </w:trPr>
        <w:tc>
          <w:tcPr>
            <w:tcW w:w="1360" w:type="dxa"/>
            <w:tcBorders>
              <w:top w:val="single" w:sz="8" w:space="0" w:color="FFFFFF"/>
              <w:left w:val="single" w:sz="8" w:space="0" w:color="FFFFFF"/>
              <w:bottom w:val="single" w:sz="8" w:space="0" w:color="FFFFFF"/>
              <w:right w:val="single" w:sz="8" w:space="0" w:color="FFFFFF"/>
            </w:tcBorders>
            <w:shd w:val="clear" w:color="auto" w:fill="E7EAED"/>
            <w:tcMar>
              <w:top w:w="72" w:type="dxa"/>
              <w:left w:w="144" w:type="dxa"/>
              <w:bottom w:w="72" w:type="dxa"/>
              <w:right w:w="144" w:type="dxa"/>
            </w:tcMar>
            <w:hideMark/>
          </w:tcPr>
          <w:p w14:paraId="335167AC" w14:textId="77777777" w:rsidR="007B37B8" w:rsidRPr="007B37B8" w:rsidRDefault="007B37B8" w:rsidP="007B37B8">
            <w:pPr>
              <w:spacing w:before="100" w:beforeAutospacing="1" w:after="100" w:afterAutospacing="1" w:line="240" w:lineRule="auto"/>
              <w:rPr>
                <w:rFonts w:ascii="Times New Roman" w:eastAsia="Times New Roman" w:hAnsi="Times New Roman" w:cs="Times New Roman"/>
                <w:kern w:val="0"/>
                <w:sz w:val="24"/>
                <w:szCs w:val="24"/>
                <w:lang w:val="en-US" w:eastAsia="en-IN" w:bidi="hi-IN"/>
                <w14:ligatures w14:val="none"/>
              </w:rPr>
            </w:pPr>
            <w:r w:rsidRPr="007B37B8">
              <w:rPr>
                <w:rFonts w:ascii="Times New Roman" w:eastAsia="Times New Roman" w:hAnsi="Times New Roman" w:cs="Times New Roman"/>
                <w:kern w:val="0"/>
                <w:sz w:val="24"/>
                <w:szCs w:val="24"/>
                <w:lang w:val="en-US" w:eastAsia="en-IN" w:bidi="hi-IN"/>
                <w14:ligatures w14:val="none"/>
              </w:rPr>
              <w:t>PC14</w:t>
            </w:r>
          </w:p>
        </w:tc>
        <w:tc>
          <w:tcPr>
            <w:tcW w:w="4442" w:type="dxa"/>
            <w:tcBorders>
              <w:top w:val="single" w:sz="8" w:space="0" w:color="FFFFFF"/>
              <w:left w:val="single" w:sz="8" w:space="0" w:color="FFFFFF"/>
              <w:bottom w:val="single" w:sz="8" w:space="0" w:color="FFFFFF"/>
              <w:right w:val="single" w:sz="8" w:space="0" w:color="FFFFFF"/>
            </w:tcBorders>
            <w:shd w:val="clear" w:color="auto" w:fill="E7EAED"/>
            <w:tcMar>
              <w:top w:w="72" w:type="dxa"/>
              <w:left w:w="144" w:type="dxa"/>
              <w:bottom w:w="72" w:type="dxa"/>
              <w:right w:w="144" w:type="dxa"/>
            </w:tcMar>
            <w:hideMark/>
          </w:tcPr>
          <w:p w14:paraId="5502F5AB" w14:textId="77777777" w:rsidR="007B37B8" w:rsidRPr="007B37B8" w:rsidRDefault="007B37B8" w:rsidP="007B37B8">
            <w:pPr>
              <w:spacing w:before="100" w:beforeAutospacing="1" w:after="100" w:afterAutospacing="1" w:line="240" w:lineRule="auto"/>
              <w:rPr>
                <w:rFonts w:ascii="Times New Roman" w:eastAsia="Times New Roman" w:hAnsi="Times New Roman" w:cs="Times New Roman"/>
                <w:kern w:val="0"/>
                <w:sz w:val="24"/>
                <w:szCs w:val="24"/>
                <w:lang w:val="en-US" w:eastAsia="en-IN" w:bidi="hi-IN"/>
                <w14:ligatures w14:val="none"/>
              </w:rPr>
            </w:pPr>
            <w:r w:rsidRPr="007B37B8">
              <w:rPr>
                <w:rFonts w:ascii="Times New Roman" w:eastAsia="Times New Roman" w:hAnsi="Times New Roman" w:cs="Times New Roman"/>
                <w:kern w:val="0"/>
                <w:sz w:val="24"/>
                <w:szCs w:val="24"/>
                <w:lang w:val="en-US" w:eastAsia="en-IN" w:bidi="hi-IN"/>
                <w14:ligatures w14:val="none"/>
              </w:rPr>
              <w:t>OSCIn 32khz</w:t>
            </w:r>
          </w:p>
        </w:tc>
        <w:tc>
          <w:tcPr>
            <w:tcW w:w="1701" w:type="dxa"/>
            <w:tcBorders>
              <w:top w:val="single" w:sz="8" w:space="0" w:color="FFFFFF"/>
              <w:left w:val="single" w:sz="8" w:space="0" w:color="FFFFFF"/>
              <w:bottom w:val="single" w:sz="8" w:space="0" w:color="FFFFFF"/>
              <w:right w:val="single" w:sz="8" w:space="0" w:color="FFFFFF"/>
            </w:tcBorders>
            <w:shd w:val="clear" w:color="auto" w:fill="E7EAED"/>
            <w:tcMar>
              <w:top w:w="72" w:type="dxa"/>
              <w:left w:w="144" w:type="dxa"/>
              <w:bottom w:w="72" w:type="dxa"/>
              <w:right w:w="144" w:type="dxa"/>
            </w:tcMar>
            <w:hideMark/>
          </w:tcPr>
          <w:p w14:paraId="6D978632" w14:textId="77777777" w:rsidR="007B37B8" w:rsidRPr="007B37B8" w:rsidRDefault="007B37B8" w:rsidP="007B37B8">
            <w:pPr>
              <w:spacing w:before="100" w:beforeAutospacing="1" w:after="100" w:afterAutospacing="1" w:line="240" w:lineRule="auto"/>
              <w:rPr>
                <w:rFonts w:ascii="Times New Roman" w:eastAsia="Times New Roman" w:hAnsi="Times New Roman" w:cs="Times New Roman"/>
                <w:kern w:val="0"/>
                <w:sz w:val="24"/>
                <w:szCs w:val="24"/>
                <w:lang w:val="en-US" w:eastAsia="en-IN" w:bidi="hi-IN"/>
                <w14:ligatures w14:val="none"/>
              </w:rPr>
            </w:pPr>
          </w:p>
        </w:tc>
      </w:tr>
      <w:tr w:rsidR="007B37B8" w:rsidRPr="007B37B8" w14:paraId="0604A6B7" w14:textId="77777777" w:rsidTr="007B37B8">
        <w:trPr>
          <w:trHeight w:val="18"/>
        </w:trPr>
        <w:tc>
          <w:tcPr>
            <w:tcW w:w="1360" w:type="dxa"/>
            <w:tcBorders>
              <w:top w:val="single" w:sz="8" w:space="0" w:color="FFFFFF"/>
              <w:left w:val="single" w:sz="8" w:space="0" w:color="FFFFFF"/>
              <w:bottom w:val="single" w:sz="8" w:space="0" w:color="FFFFFF"/>
              <w:right w:val="single" w:sz="8" w:space="0" w:color="FFFFFF"/>
            </w:tcBorders>
            <w:shd w:val="clear" w:color="auto" w:fill="E7EAED"/>
            <w:tcMar>
              <w:top w:w="72" w:type="dxa"/>
              <w:left w:w="144" w:type="dxa"/>
              <w:bottom w:w="72" w:type="dxa"/>
              <w:right w:w="144" w:type="dxa"/>
            </w:tcMar>
            <w:hideMark/>
          </w:tcPr>
          <w:p w14:paraId="6057C19F" w14:textId="77777777" w:rsidR="007B37B8" w:rsidRPr="007B37B8" w:rsidRDefault="007B37B8" w:rsidP="007B37B8">
            <w:pPr>
              <w:spacing w:before="100" w:beforeAutospacing="1" w:after="100" w:afterAutospacing="1" w:line="240" w:lineRule="auto"/>
              <w:rPr>
                <w:rFonts w:ascii="Times New Roman" w:eastAsia="Times New Roman" w:hAnsi="Times New Roman" w:cs="Times New Roman"/>
                <w:kern w:val="0"/>
                <w:sz w:val="24"/>
                <w:szCs w:val="24"/>
                <w:lang w:val="en-US" w:eastAsia="en-IN" w:bidi="hi-IN"/>
                <w14:ligatures w14:val="none"/>
              </w:rPr>
            </w:pPr>
            <w:r w:rsidRPr="007B37B8">
              <w:rPr>
                <w:rFonts w:ascii="Times New Roman" w:eastAsia="Times New Roman" w:hAnsi="Times New Roman" w:cs="Times New Roman"/>
                <w:kern w:val="0"/>
                <w:sz w:val="24"/>
                <w:szCs w:val="24"/>
                <w:lang w:val="en-US" w:eastAsia="en-IN" w:bidi="hi-IN"/>
                <w14:ligatures w14:val="none"/>
              </w:rPr>
              <w:t>PC15</w:t>
            </w:r>
          </w:p>
        </w:tc>
        <w:tc>
          <w:tcPr>
            <w:tcW w:w="4442" w:type="dxa"/>
            <w:tcBorders>
              <w:top w:val="single" w:sz="8" w:space="0" w:color="FFFFFF"/>
              <w:left w:val="single" w:sz="8" w:space="0" w:color="FFFFFF"/>
              <w:bottom w:val="single" w:sz="8" w:space="0" w:color="FFFFFF"/>
              <w:right w:val="single" w:sz="8" w:space="0" w:color="FFFFFF"/>
            </w:tcBorders>
            <w:shd w:val="clear" w:color="auto" w:fill="E7EAED"/>
            <w:tcMar>
              <w:top w:w="72" w:type="dxa"/>
              <w:left w:w="144" w:type="dxa"/>
              <w:bottom w:w="72" w:type="dxa"/>
              <w:right w:w="144" w:type="dxa"/>
            </w:tcMar>
            <w:hideMark/>
          </w:tcPr>
          <w:p w14:paraId="21ABD0D2" w14:textId="77777777" w:rsidR="007B37B8" w:rsidRPr="007B37B8" w:rsidRDefault="007B37B8" w:rsidP="007B37B8">
            <w:pPr>
              <w:spacing w:before="100" w:beforeAutospacing="1" w:after="100" w:afterAutospacing="1" w:line="240" w:lineRule="auto"/>
              <w:rPr>
                <w:rFonts w:ascii="Times New Roman" w:eastAsia="Times New Roman" w:hAnsi="Times New Roman" w:cs="Times New Roman"/>
                <w:kern w:val="0"/>
                <w:sz w:val="24"/>
                <w:szCs w:val="24"/>
                <w:lang w:val="en-US" w:eastAsia="en-IN" w:bidi="hi-IN"/>
                <w14:ligatures w14:val="none"/>
              </w:rPr>
            </w:pPr>
            <w:r w:rsidRPr="007B37B8">
              <w:rPr>
                <w:rFonts w:ascii="Times New Roman" w:eastAsia="Times New Roman" w:hAnsi="Times New Roman" w:cs="Times New Roman"/>
                <w:kern w:val="0"/>
                <w:sz w:val="24"/>
                <w:szCs w:val="24"/>
                <w:lang w:val="en-US" w:eastAsia="en-IN" w:bidi="hi-IN"/>
                <w14:ligatures w14:val="none"/>
              </w:rPr>
              <w:t>OSCou 32khz</w:t>
            </w:r>
          </w:p>
        </w:tc>
        <w:tc>
          <w:tcPr>
            <w:tcW w:w="1701" w:type="dxa"/>
            <w:tcBorders>
              <w:top w:val="single" w:sz="8" w:space="0" w:color="FFFFFF"/>
              <w:left w:val="single" w:sz="8" w:space="0" w:color="FFFFFF"/>
              <w:bottom w:val="single" w:sz="8" w:space="0" w:color="FFFFFF"/>
              <w:right w:val="single" w:sz="8" w:space="0" w:color="FFFFFF"/>
            </w:tcBorders>
            <w:shd w:val="clear" w:color="auto" w:fill="E7EAED"/>
            <w:tcMar>
              <w:top w:w="72" w:type="dxa"/>
              <w:left w:w="144" w:type="dxa"/>
              <w:bottom w:w="72" w:type="dxa"/>
              <w:right w:w="144" w:type="dxa"/>
            </w:tcMar>
            <w:hideMark/>
          </w:tcPr>
          <w:p w14:paraId="5776DCE2" w14:textId="77777777" w:rsidR="007B37B8" w:rsidRPr="007B37B8" w:rsidRDefault="007B37B8" w:rsidP="007B37B8">
            <w:pPr>
              <w:spacing w:before="100" w:beforeAutospacing="1" w:after="100" w:afterAutospacing="1" w:line="240" w:lineRule="auto"/>
              <w:rPr>
                <w:rFonts w:ascii="Times New Roman" w:eastAsia="Times New Roman" w:hAnsi="Times New Roman" w:cs="Times New Roman"/>
                <w:kern w:val="0"/>
                <w:sz w:val="24"/>
                <w:szCs w:val="24"/>
                <w:lang w:val="en-US" w:eastAsia="en-IN" w:bidi="hi-IN"/>
                <w14:ligatures w14:val="none"/>
              </w:rPr>
            </w:pPr>
          </w:p>
        </w:tc>
      </w:tr>
      <w:tr w:rsidR="007B37B8" w:rsidRPr="007B37B8" w14:paraId="6BF8FDEB" w14:textId="77777777" w:rsidTr="007B37B8">
        <w:trPr>
          <w:trHeight w:val="18"/>
        </w:trPr>
        <w:tc>
          <w:tcPr>
            <w:tcW w:w="1360" w:type="dxa"/>
            <w:tcBorders>
              <w:top w:val="single" w:sz="8" w:space="0" w:color="FFFFFF"/>
              <w:left w:val="single" w:sz="8" w:space="0" w:color="FFFFFF"/>
              <w:bottom w:val="single" w:sz="8" w:space="0" w:color="FFFFFF"/>
              <w:right w:val="single" w:sz="8" w:space="0" w:color="FFFFFF"/>
            </w:tcBorders>
            <w:shd w:val="clear" w:color="auto" w:fill="E7EAED"/>
            <w:tcMar>
              <w:top w:w="72" w:type="dxa"/>
              <w:left w:w="144" w:type="dxa"/>
              <w:bottom w:w="72" w:type="dxa"/>
              <w:right w:w="144" w:type="dxa"/>
            </w:tcMar>
            <w:hideMark/>
          </w:tcPr>
          <w:p w14:paraId="7B7C816F" w14:textId="77777777" w:rsidR="007B37B8" w:rsidRPr="007B37B8" w:rsidRDefault="007B37B8" w:rsidP="007B37B8">
            <w:pPr>
              <w:spacing w:before="100" w:beforeAutospacing="1" w:after="100" w:afterAutospacing="1" w:line="240" w:lineRule="auto"/>
              <w:rPr>
                <w:rFonts w:ascii="Times New Roman" w:eastAsia="Times New Roman" w:hAnsi="Times New Roman" w:cs="Times New Roman"/>
                <w:kern w:val="0"/>
                <w:sz w:val="24"/>
                <w:szCs w:val="24"/>
                <w:lang w:val="en-US" w:eastAsia="en-IN" w:bidi="hi-IN"/>
                <w14:ligatures w14:val="none"/>
              </w:rPr>
            </w:pPr>
            <w:r w:rsidRPr="007B37B8">
              <w:rPr>
                <w:rFonts w:ascii="Times New Roman" w:eastAsia="Times New Roman" w:hAnsi="Times New Roman" w:cs="Times New Roman"/>
                <w:kern w:val="0"/>
                <w:sz w:val="24"/>
                <w:szCs w:val="24"/>
                <w:lang w:val="en-US" w:eastAsia="en-IN" w:bidi="hi-IN"/>
                <w14:ligatures w14:val="none"/>
              </w:rPr>
              <w:t>VBAT</w:t>
            </w:r>
          </w:p>
        </w:tc>
        <w:tc>
          <w:tcPr>
            <w:tcW w:w="4442" w:type="dxa"/>
            <w:tcBorders>
              <w:top w:val="single" w:sz="8" w:space="0" w:color="FFFFFF"/>
              <w:left w:val="single" w:sz="8" w:space="0" w:color="FFFFFF"/>
              <w:bottom w:val="single" w:sz="8" w:space="0" w:color="FFFFFF"/>
              <w:right w:val="single" w:sz="8" w:space="0" w:color="FFFFFF"/>
            </w:tcBorders>
            <w:shd w:val="clear" w:color="auto" w:fill="E7EAED"/>
            <w:tcMar>
              <w:top w:w="72" w:type="dxa"/>
              <w:left w:w="144" w:type="dxa"/>
              <w:bottom w:w="72" w:type="dxa"/>
              <w:right w:w="144" w:type="dxa"/>
            </w:tcMar>
            <w:hideMark/>
          </w:tcPr>
          <w:p w14:paraId="727E800C" w14:textId="77777777" w:rsidR="007B37B8" w:rsidRPr="007B37B8" w:rsidRDefault="007B37B8" w:rsidP="007B37B8">
            <w:pPr>
              <w:spacing w:before="100" w:beforeAutospacing="1" w:after="100" w:afterAutospacing="1" w:line="240" w:lineRule="auto"/>
              <w:rPr>
                <w:rFonts w:ascii="Times New Roman" w:eastAsia="Times New Roman" w:hAnsi="Times New Roman" w:cs="Times New Roman"/>
                <w:kern w:val="0"/>
                <w:sz w:val="24"/>
                <w:szCs w:val="24"/>
                <w:lang w:val="en-US" w:eastAsia="en-IN" w:bidi="hi-IN"/>
                <w14:ligatures w14:val="none"/>
              </w:rPr>
            </w:pPr>
          </w:p>
        </w:tc>
        <w:tc>
          <w:tcPr>
            <w:tcW w:w="1701" w:type="dxa"/>
            <w:tcBorders>
              <w:top w:val="single" w:sz="8" w:space="0" w:color="FFFFFF"/>
              <w:left w:val="single" w:sz="8" w:space="0" w:color="FFFFFF"/>
              <w:bottom w:val="single" w:sz="8" w:space="0" w:color="FFFFFF"/>
              <w:right w:val="single" w:sz="8" w:space="0" w:color="FFFFFF"/>
            </w:tcBorders>
            <w:shd w:val="clear" w:color="auto" w:fill="E7EAED"/>
            <w:tcMar>
              <w:top w:w="72" w:type="dxa"/>
              <w:left w:w="144" w:type="dxa"/>
              <w:bottom w:w="72" w:type="dxa"/>
              <w:right w:w="144" w:type="dxa"/>
            </w:tcMar>
            <w:hideMark/>
          </w:tcPr>
          <w:p w14:paraId="7A034EF5" w14:textId="77777777" w:rsidR="007B37B8" w:rsidRPr="007B37B8" w:rsidRDefault="007B37B8" w:rsidP="007B37B8">
            <w:pPr>
              <w:spacing w:before="100" w:beforeAutospacing="1" w:after="100" w:afterAutospacing="1" w:line="240" w:lineRule="auto"/>
              <w:rPr>
                <w:rFonts w:ascii="Times New Roman" w:eastAsia="Times New Roman" w:hAnsi="Times New Roman" w:cs="Times New Roman"/>
                <w:kern w:val="0"/>
                <w:sz w:val="24"/>
                <w:szCs w:val="24"/>
                <w:lang w:val="en-US" w:eastAsia="en-IN" w:bidi="hi-IN"/>
                <w14:ligatures w14:val="none"/>
              </w:rPr>
            </w:pPr>
          </w:p>
        </w:tc>
      </w:tr>
      <w:tr w:rsidR="007B37B8" w:rsidRPr="007B37B8" w14:paraId="5D7F84EF" w14:textId="77777777" w:rsidTr="007B37B8">
        <w:trPr>
          <w:trHeight w:val="18"/>
        </w:trPr>
        <w:tc>
          <w:tcPr>
            <w:tcW w:w="1360" w:type="dxa"/>
            <w:tcBorders>
              <w:top w:val="single" w:sz="8" w:space="0" w:color="FFFFFF"/>
              <w:left w:val="single" w:sz="8" w:space="0" w:color="FFFFFF"/>
              <w:bottom w:val="single" w:sz="8" w:space="0" w:color="FFFFFF"/>
              <w:right w:val="single" w:sz="8" w:space="0" w:color="FFFFFF"/>
            </w:tcBorders>
            <w:shd w:val="clear" w:color="auto" w:fill="E7EAED"/>
            <w:tcMar>
              <w:top w:w="72" w:type="dxa"/>
              <w:left w:w="144" w:type="dxa"/>
              <w:bottom w:w="72" w:type="dxa"/>
              <w:right w:w="144" w:type="dxa"/>
            </w:tcMar>
            <w:hideMark/>
          </w:tcPr>
          <w:p w14:paraId="4A321662" w14:textId="77777777" w:rsidR="007B37B8" w:rsidRPr="007B37B8" w:rsidRDefault="007B37B8" w:rsidP="007B37B8">
            <w:pPr>
              <w:spacing w:before="100" w:beforeAutospacing="1" w:after="100" w:afterAutospacing="1" w:line="240" w:lineRule="auto"/>
              <w:rPr>
                <w:rFonts w:ascii="Times New Roman" w:eastAsia="Times New Roman" w:hAnsi="Times New Roman" w:cs="Times New Roman"/>
                <w:kern w:val="0"/>
                <w:sz w:val="24"/>
                <w:szCs w:val="24"/>
                <w:lang w:val="en-US" w:eastAsia="en-IN" w:bidi="hi-IN"/>
                <w14:ligatures w14:val="none"/>
              </w:rPr>
            </w:pPr>
            <w:r w:rsidRPr="007B37B8">
              <w:rPr>
                <w:rFonts w:ascii="Times New Roman" w:eastAsia="Times New Roman" w:hAnsi="Times New Roman" w:cs="Times New Roman"/>
                <w:kern w:val="0"/>
                <w:sz w:val="24"/>
                <w:szCs w:val="24"/>
                <w:lang w:val="en-US" w:eastAsia="en-IN" w:bidi="hi-IN"/>
                <w14:ligatures w14:val="none"/>
              </w:rPr>
              <w:t>VRE</w:t>
            </w:r>
          </w:p>
        </w:tc>
        <w:tc>
          <w:tcPr>
            <w:tcW w:w="4442" w:type="dxa"/>
            <w:tcBorders>
              <w:top w:val="single" w:sz="8" w:space="0" w:color="FFFFFF"/>
              <w:left w:val="single" w:sz="8" w:space="0" w:color="FFFFFF"/>
              <w:bottom w:val="single" w:sz="8" w:space="0" w:color="FFFFFF"/>
              <w:right w:val="single" w:sz="8" w:space="0" w:color="FFFFFF"/>
            </w:tcBorders>
            <w:shd w:val="clear" w:color="auto" w:fill="E7EAED"/>
            <w:tcMar>
              <w:top w:w="72" w:type="dxa"/>
              <w:left w:w="144" w:type="dxa"/>
              <w:bottom w:w="72" w:type="dxa"/>
              <w:right w:w="144" w:type="dxa"/>
            </w:tcMar>
            <w:hideMark/>
          </w:tcPr>
          <w:p w14:paraId="7E918ABC" w14:textId="77777777" w:rsidR="007B37B8" w:rsidRPr="007B37B8" w:rsidRDefault="007B37B8" w:rsidP="007B37B8">
            <w:pPr>
              <w:spacing w:before="100" w:beforeAutospacing="1" w:after="100" w:afterAutospacing="1" w:line="240" w:lineRule="auto"/>
              <w:rPr>
                <w:rFonts w:ascii="Times New Roman" w:eastAsia="Times New Roman" w:hAnsi="Times New Roman" w:cs="Times New Roman"/>
                <w:kern w:val="0"/>
                <w:sz w:val="24"/>
                <w:szCs w:val="24"/>
                <w:lang w:val="en-US" w:eastAsia="en-IN" w:bidi="hi-IN"/>
                <w14:ligatures w14:val="none"/>
              </w:rPr>
            </w:pPr>
          </w:p>
        </w:tc>
        <w:tc>
          <w:tcPr>
            <w:tcW w:w="1701" w:type="dxa"/>
            <w:tcBorders>
              <w:top w:val="single" w:sz="8" w:space="0" w:color="FFFFFF"/>
              <w:left w:val="single" w:sz="8" w:space="0" w:color="FFFFFF"/>
              <w:bottom w:val="single" w:sz="8" w:space="0" w:color="FFFFFF"/>
              <w:right w:val="single" w:sz="8" w:space="0" w:color="FFFFFF"/>
            </w:tcBorders>
            <w:shd w:val="clear" w:color="auto" w:fill="E7EAED"/>
            <w:tcMar>
              <w:top w:w="72" w:type="dxa"/>
              <w:left w:w="144" w:type="dxa"/>
              <w:bottom w:w="72" w:type="dxa"/>
              <w:right w:w="144" w:type="dxa"/>
            </w:tcMar>
            <w:hideMark/>
          </w:tcPr>
          <w:p w14:paraId="30844609" w14:textId="77777777" w:rsidR="007B37B8" w:rsidRPr="007B37B8" w:rsidRDefault="007B37B8" w:rsidP="007B37B8">
            <w:pPr>
              <w:spacing w:before="100" w:beforeAutospacing="1" w:after="100" w:afterAutospacing="1" w:line="240" w:lineRule="auto"/>
              <w:rPr>
                <w:rFonts w:ascii="Times New Roman" w:eastAsia="Times New Roman" w:hAnsi="Times New Roman" w:cs="Times New Roman"/>
                <w:kern w:val="0"/>
                <w:sz w:val="24"/>
                <w:szCs w:val="24"/>
                <w:lang w:val="en-US" w:eastAsia="en-IN" w:bidi="hi-IN"/>
                <w14:ligatures w14:val="none"/>
              </w:rPr>
            </w:pPr>
          </w:p>
        </w:tc>
      </w:tr>
      <w:tr w:rsidR="007B37B8" w:rsidRPr="007B37B8" w14:paraId="649CD633" w14:textId="77777777" w:rsidTr="007B37B8">
        <w:trPr>
          <w:trHeight w:val="18"/>
        </w:trPr>
        <w:tc>
          <w:tcPr>
            <w:tcW w:w="1360" w:type="dxa"/>
            <w:tcBorders>
              <w:top w:val="single" w:sz="8" w:space="0" w:color="FFFFFF"/>
              <w:left w:val="single" w:sz="8" w:space="0" w:color="FFFFFF"/>
              <w:bottom w:val="single" w:sz="8" w:space="0" w:color="FFFFFF"/>
              <w:right w:val="single" w:sz="8" w:space="0" w:color="FFFFFF"/>
            </w:tcBorders>
            <w:shd w:val="clear" w:color="auto" w:fill="E7EAED"/>
            <w:tcMar>
              <w:top w:w="72" w:type="dxa"/>
              <w:left w:w="144" w:type="dxa"/>
              <w:bottom w:w="72" w:type="dxa"/>
              <w:right w:w="144" w:type="dxa"/>
            </w:tcMar>
            <w:hideMark/>
          </w:tcPr>
          <w:p w14:paraId="001BB179" w14:textId="77777777" w:rsidR="007B37B8" w:rsidRPr="007B37B8" w:rsidRDefault="007B37B8" w:rsidP="007B37B8">
            <w:pPr>
              <w:spacing w:before="100" w:beforeAutospacing="1" w:after="100" w:afterAutospacing="1" w:line="240" w:lineRule="auto"/>
              <w:rPr>
                <w:rFonts w:ascii="Times New Roman" w:eastAsia="Times New Roman" w:hAnsi="Times New Roman" w:cs="Times New Roman"/>
                <w:kern w:val="0"/>
                <w:sz w:val="24"/>
                <w:szCs w:val="24"/>
                <w:lang w:val="en-US" w:eastAsia="en-IN" w:bidi="hi-IN"/>
                <w14:ligatures w14:val="none"/>
              </w:rPr>
            </w:pPr>
            <w:r w:rsidRPr="007B37B8">
              <w:rPr>
                <w:rFonts w:ascii="Times New Roman" w:eastAsia="Times New Roman" w:hAnsi="Times New Roman" w:cs="Times New Roman"/>
                <w:kern w:val="0"/>
                <w:sz w:val="24"/>
                <w:szCs w:val="24"/>
                <w:lang w:val="en-US" w:eastAsia="en-IN" w:bidi="hi-IN"/>
                <w14:ligatures w14:val="none"/>
              </w:rPr>
              <w:t>VDD</w:t>
            </w:r>
          </w:p>
        </w:tc>
        <w:tc>
          <w:tcPr>
            <w:tcW w:w="4442" w:type="dxa"/>
            <w:tcBorders>
              <w:top w:val="single" w:sz="8" w:space="0" w:color="FFFFFF"/>
              <w:left w:val="single" w:sz="8" w:space="0" w:color="FFFFFF"/>
              <w:bottom w:val="single" w:sz="8" w:space="0" w:color="FFFFFF"/>
              <w:right w:val="single" w:sz="8" w:space="0" w:color="FFFFFF"/>
            </w:tcBorders>
            <w:shd w:val="clear" w:color="auto" w:fill="E7EAED"/>
            <w:tcMar>
              <w:top w:w="72" w:type="dxa"/>
              <w:left w:w="144" w:type="dxa"/>
              <w:bottom w:w="72" w:type="dxa"/>
              <w:right w:w="144" w:type="dxa"/>
            </w:tcMar>
            <w:hideMark/>
          </w:tcPr>
          <w:p w14:paraId="417430F8" w14:textId="77777777" w:rsidR="007B37B8" w:rsidRPr="007B37B8" w:rsidRDefault="007B37B8" w:rsidP="007B37B8">
            <w:pPr>
              <w:spacing w:before="100" w:beforeAutospacing="1" w:after="100" w:afterAutospacing="1" w:line="240" w:lineRule="auto"/>
              <w:rPr>
                <w:rFonts w:ascii="Times New Roman" w:eastAsia="Times New Roman" w:hAnsi="Times New Roman" w:cs="Times New Roman"/>
                <w:kern w:val="0"/>
                <w:sz w:val="24"/>
                <w:szCs w:val="24"/>
                <w:lang w:val="en-US" w:eastAsia="en-IN" w:bidi="hi-IN"/>
                <w14:ligatures w14:val="none"/>
              </w:rPr>
            </w:pPr>
          </w:p>
        </w:tc>
        <w:tc>
          <w:tcPr>
            <w:tcW w:w="1701" w:type="dxa"/>
            <w:tcBorders>
              <w:top w:val="single" w:sz="8" w:space="0" w:color="FFFFFF"/>
              <w:left w:val="single" w:sz="8" w:space="0" w:color="FFFFFF"/>
              <w:bottom w:val="single" w:sz="8" w:space="0" w:color="FFFFFF"/>
              <w:right w:val="single" w:sz="8" w:space="0" w:color="FFFFFF"/>
            </w:tcBorders>
            <w:shd w:val="clear" w:color="auto" w:fill="E7EAED"/>
            <w:tcMar>
              <w:top w:w="72" w:type="dxa"/>
              <w:left w:w="144" w:type="dxa"/>
              <w:bottom w:w="72" w:type="dxa"/>
              <w:right w:w="144" w:type="dxa"/>
            </w:tcMar>
            <w:hideMark/>
          </w:tcPr>
          <w:p w14:paraId="218774E9" w14:textId="77777777" w:rsidR="007B37B8" w:rsidRPr="007B37B8" w:rsidRDefault="007B37B8" w:rsidP="007B37B8">
            <w:pPr>
              <w:spacing w:before="100" w:beforeAutospacing="1" w:after="100" w:afterAutospacing="1" w:line="240" w:lineRule="auto"/>
              <w:rPr>
                <w:rFonts w:ascii="Times New Roman" w:eastAsia="Times New Roman" w:hAnsi="Times New Roman" w:cs="Times New Roman"/>
                <w:kern w:val="0"/>
                <w:sz w:val="24"/>
                <w:szCs w:val="24"/>
                <w:lang w:val="en-US" w:eastAsia="en-IN" w:bidi="hi-IN"/>
                <w14:ligatures w14:val="none"/>
              </w:rPr>
            </w:pPr>
          </w:p>
        </w:tc>
      </w:tr>
      <w:tr w:rsidR="007B37B8" w:rsidRPr="007B37B8" w14:paraId="022D99D9" w14:textId="77777777" w:rsidTr="007B37B8">
        <w:trPr>
          <w:trHeight w:val="18"/>
        </w:trPr>
        <w:tc>
          <w:tcPr>
            <w:tcW w:w="1360" w:type="dxa"/>
            <w:tcBorders>
              <w:top w:val="single" w:sz="8" w:space="0" w:color="FFFFFF"/>
              <w:left w:val="single" w:sz="8" w:space="0" w:color="FFFFFF"/>
              <w:bottom w:val="single" w:sz="8" w:space="0" w:color="FFFFFF"/>
              <w:right w:val="single" w:sz="8" w:space="0" w:color="FFFFFF"/>
            </w:tcBorders>
            <w:shd w:val="clear" w:color="auto" w:fill="E7EAED"/>
            <w:tcMar>
              <w:top w:w="72" w:type="dxa"/>
              <w:left w:w="144" w:type="dxa"/>
              <w:bottom w:w="72" w:type="dxa"/>
              <w:right w:w="144" w:type="dxa"/>
            </w:tcMar>
            <w:hideMark/>
          </w:tcPr>
          <w:p w14:paraId="6FD24E46" w14:textId="77777777" w:rsidR="007B37B8" w:rsidRPr="007B37B8" w:rsidRDefault="007B37B8" w:rsidP="007B37B8">
            <w:pPr>
              <w:spacing w:before="100" w:beforeAutospacing="1" w:after="100" w:afterAutospacing="1" w:line="240" w:lineRule="auto"/>
              <w:rPr>
                <w:rFonts w:ascii="Times New Roman" w:eastAsia="Times New Roman" w:hAnsi="Times New Roman" w:cs="Times New Roman"/>
                <w:kern w:val="0"/>
                <w:sz w:val="24"/>
                <w:szCs w:val="24"/>
                <w:lang w:val="en-US" w:eastAsia="en-IN" w:bidi="hi-IN"/>
                <w14:ligatures w14:val="none"/>
              </w:rPr>
            </w:pPr>
            <w:r w:rsidRPr="007B37B8">
              <w:rPr>
                <w:rFonts w:ascii="Times New Roman" w:eastAsia="Times New Roman" w:hAnsi="Times New Roman" w:cs="Times New Roman"/>
                <w:kern w:val="0"/>
                <w:sz w:val="24"/>
                <w:szCs w:val="24"/>
                <w:lang w:val="en-US" w:eastAsia="en-IN" w:bidi="hi-IN"/>
                <w14:ligatures w14:val="none"/>
              </w:rPr>
              <w:t>VSS</w:t>
            </w:r>
          </w:p>
        </w:tc>
        <w:tc>
          <w:tcPr>
            <w:tcW w:w="4442" w:type="dxa"/>
            <w:tcBorders>
              <w:top w:val="single" w:sz="8" w:space="0" w:color="FFFFFF"/>
              <w:left w:val="single" w:sz="8" w:space="0" w:color="FFFFFF"/>
              <w:bottom w:val="single" w:sz="8" w:space="0" w:color="FFFFFF"/>
              <w:right w:val="single" w:sz="8" w:space="0" w:color="FFFFFF"/>
            </w:tcBorders>
            <w:shd w:val="clear" w:color="auto" w:fill="E7EAED"/>
            <w:tcMar>
              <w:top w:w="72" w:type="dxa"/>
              <w:left w:w="144" w:type="dxa"/>
              <w:bottom w:w="72" w:type="dxa"/>
              <w:right w:w="144" w:type="dxa"/>
            </w:tcMar>
            <w:hideMark/>
          </w:tcPr>
          <w:p w14:paraId="7211B4E9" w14:textId="77777777" w:rsidR="007B37B8" w:rsidRPr="007B37B8" w:rsidRDefault="007B37B8" w:rsidP="007B37B8">
            <w:pPr>
              <w:spacing w:before="100" w:beforeAutospacing="1" w:after="100" w:afterAutospacing="1" w:line="240" w:lineRule="auto"/>
              <w:rPr>
                <w:rFonts w:ascii="Times New Roman" w:eastAsia="Times New Roman" w:hAnsi="Times New Roman" w:cs="Times New Roman"/>
                <w:kern w:val="0"/>
                <w:sz w:val="24"/>
                <w:szCs w:val="24"/>
                <w:lang w:val="en-US" w:eastAsia="en-IN" w:bidi="hi-IN"/>
                <w14:ligatures w14:val="none"/>
              </w:rPr>
            </w:pPr>
          </w:p>
        </w:tc>
        <w:tc>
          <w:tcPr>
            <w:tcW w:w="1701" w:type="dxa"/>
            <w:tcBorders>
              <w:top w:val="single" w:sz="8" w:space="0" w:color="FFFFFF"/>
              <w:left w:val="single" w:sz="8" w:space="0" w:color="FFFFFF"/>
              <w:bottom w:val="single" w:sz="8" w:space="0" w:color="FFFFFF"/>
              <w:right w:val="single" w:sz="8" w:space="0" w:color="FFFFFF"/>
            </w:tcBorders>
            <w:shd w:val="clear" w:color="auto" w:fill="E7EAED"/>
            <w:tcMar>
              <w:top w:w="72" w:type="dxa"/>
              <w:left w:w="144" w:type="dxa"/>
              <w:bottom w:w="72" w:type="dxa"/>
              <w:right w:w="144" w:type="dxa"/>
            </w:tcMar>
            <w:hideMark/>
          </w:tcPr>
          <w:p w14:paraId="2C5634A0" w14:textId="77777777" w:rsidR="007B37B8" w:rsidRPr="007B37B8" w:rsidRDefault="007B37B8" w:rsidP="007B37B8">
            <w:pPr>
              <w:spacing w:before="100" w:beforeAutospacing="1" w:after="100" w:afterAutospacing="1" w:line="240" w:lineRule="auto"/>
              <w:rPr>
                <w:rFonts w:ascii="Times New Roman" w:eastAsia="Times New Roman" w:hAnsi="Times New Roman" w:cs="Times New Roman"/>
                <w:kern w:val="0"/>
                <w:sz w:val="24"/>
                <w:szCs w:val="24"/>
                <w:lang w:val="en-US" w:eastAsia="en-IN" w:bidi="hi-IN"/>
                <w14:ligatures w14:val="none"/>
              </w:rPr>
            </w:pPr>
          </w:p>
        </w:tc>
      </w:tr>
      <w:tr w:rsidR="007B37B8" w:rsidRPr="007B37B8" w14:paraId="09EC2651" w14:textId="77777777" w:rsidTr="007B37B8">
        <w:trPr>
          <w:trHeight w:val="18"/>
        </w:trPr>
        <w:tc>
          <w:tcPr>
            <w:tcW w:w="1360" w:type="dxa"/>
            <w:tcBorders>
              <w:top w:val="single" w:sz="8" w:space="0" w:color="FFFFFF"/>
              <w:left w:val="single" w:sz="8" w:space="0" w:color="FFFFFF"/>
              <w:bottom w:val="single" w:sz="8" w:space="0" w:color="FFFFFF"/>
              <w:right w:val="single" w:sz="8" w:space="0" w:color="FFFFFF"/>
            </w:tcBorders>
            <w:shd w:val="clear" w:color="auto" w:fill="E7EAED"/>
            <w:tcMar>
              <w:top w:w="72" w:type="dxa"/>
              <w:left w:w="144" w:type="dxa"/>
              <w:bottom w:w="72" w:type="dxa"/>
              <w:right w:w="144" w:type="dxa"/>
            </w:tcMar>
            <w:hideMark/>
          </w:tcPr>
          <w:p w14:paraId="2A73C465" w14:textId="77777777" w:rsidR="007B37B8" w:rsidRPr="007B37B8" w:rsidRDefault="007B37B8" w:rsidP="007B37B8">
            <w:pPr>
              <w:spacing w:before="100" w:beforeAutospacing="1" w:after="100" w:afterAutospacing="1" w:line="240" w:lineRule="auto"/>
              <w:rPr>
                <w:rFonts w:ascii="Times New Roman" w:eastAsia="Times New Roman" w:hAnsi="Times New Roman" w:cs="Times New Roman"/>
                <w:kern w:val="0"/>
                <w:sz w:val="24"/>
                <w:szCs w:val="24"/>
                <w:lang w:val="en-US" w:eastAsia="en-IN" w:bidi="hi-IN"/>
                <w14:ligatures w14:val="none"/>
              </w:rPr>
            </w:pPr>
            <w:r w:rsidRPr="007B37B8">
              <w:rPr>
                <w:rFonts w:ascii="Times New Roman" w:eastAsia="Times New Roman" w:hAnsi="Times New Roman" w:cs="Times New Roman"/>
                <w:kern w:val="0"/>
                <w:sz w:val="24"/>
                <w:szCs w:val="24"/>
                <w:lang w:val="en-US" w:eastAsia="en-IN" w:bidi="hi-IN"/>
                <w14:ligatures w14:val="none"/>
              </w:rPr>
              <w:t>PF0</w:t>
            </w:r>
          </w:p>
        </w:tc>
        <w:tc>
          <w:tcPr>
            <w:tcW w:w="4442" w:type="dxa"/>
            <w:tcBorders>
              <w:top w:val="single" w:sz="8" w:space="0" w:color="FFFFFF"/>
              <w:left w:val="single" w:sz="8" w:space="0" w:color="FFFFFF"/>
              <w:bottom w:val="single" w:sz="8" w:space="0" w:color="FFFFFF"/>
              <w:right w:val="single" w:sz="8" w:space="0" w:color="FFFFFF"/>
            </w:tcBorders>
            <w:shd w:val="clear" w:color="auto" w:fill="E7EAED"/>
            <w:tcMar>
              <w:top w:w="72" w:type="dxa"/>
              <w:left w:w="144" w:type="dxa"/>
              <w:bottom w:w="72" w:type="dxa"/>
              <w:right w:w="144" w:type="dxa"/>
            </w:tcMar>
            <w:hideMark/>
          </w:tcPr>
          <w:p w14:paraId="364210C4" w14:textId="77777777" w:rsidR="007B37B8" w:rsidRPr="007B37B8" w:rsidRDefault="007B37B8" w:rsidP="007B37B8">
            <w:pPr>
              <w:spacing w:before="100" w:beforeAutospacing="1" w:after="100" w:afterAutospacing="1" w:line="240" w:lineRule="auto"/>
              <w:rPr>
                <w:rFonts w:ascii="Times New Roman" w:eastAsia="Times New Roman" w:hAnsi="Times New Roman" w:cs="Times New Roman"/>
                <w:kern w:val="0"/>
                <w:sz w:val="24"/>
                <w:szCs w:val="24"/>
                <w:lang w:val="en-US" w:eastAsia="en-IN" w:bidi="hi-IN"/>
                <w14:ligatures w14:val="none"/>
              </w:rPr>
            </w:pPr>
            <w:r w:rsidRPr="007B37B8">
              <w:rPr>
                <w:rFonts w:ascii="Times New Roman" w:eastAsia="Times New Roman" w:hAnsi="Times New Roman" w:cs="Times New Roman"/>
                <w:kern w:val="0"/>
                <w:sz w:val="24"/>
                <w:szCs w:val="24"/>
                <w:lang w:val="en-US" w:eastAsia="en-IN" w:bidi="hi-IN"/>
                <w14:ligatures w14:val="none"/>
              </w:rPr>
              <w:t>F1- fan 1 out</w:t>
            </w:r>
          </w:p>
        </w:tc>
        <w:tc>
          <w:tcPr>
            <w:tcW w:w="1701" w:type="dxa"/>
            <w:tcBorders>
              <w:top w:val="single" w:sz="8" w:space="0" w:color="FFFFFF"/>
              <w:left w:val="single" w:sz="8" w:space="0" w:color="FFFFFF"/>
              <w:bottom w:val="single" w:sz="8" w:space="0" w:color="FFFFFF"/>
              <w:right w:val="single" w:sz="8" w:space="0" w:color="FFFFFF"/>
            </w:tcBorders>
            <w:shd w:val="clear" w:color="auto" w:fill="E7EAED"/>
            <w:tcMar>
              <w:top w:w="72" w:type="dxa"/>
              <w:left w:w="144" w:type="dxa"/>
              <w:bottom w:w="72" w:type="dxa"/>
              <w:right w:w="144" w:type="dxa"/>
            </w:tcMar>
            <w:hideMark/>
          </w:tcPr>
          <w:p w14:paraId="1F89F0EB" w14:textId="77777777" w:rsidR="007B37B8" w:rsidRPr="007B37B8" w:rsidRDefault="007B37B8" w:rsidP="007B37B8">
            <w:pPr>
              <w:spacing w:before="100" w:beforeAutospacing="1" w:after="100" w:afterAutospacing="1" w:line="240" w:lineRule="auto"/>
              <w:rPr>
                <w:rFonts w:ascii="Times New Roman" w:eastAsia="Times New Roman" w:hAnsi="Times New Roman" w:cs="Times New Roman"/>
                <w:kern w:val="0"/>
                <w:sz w:val="24"/>
                <w:szCs w:val="24"/>
                <w:lang w:val="en-US" w:eastAsia="en-IN" w:bidi="hi-IN"/>
                <w14:ligatures w14:val="none"/>
              </w:rPr>
            </w:pPr>
            <w:r w:rsidRPr="007B37B8">
              <w:rPr>
                <w:rFonts w:ascii="Times New Roman" w:eastAsia="Times New Roman" w:hAnsi="Times New Roman" w:cs="Times New Roman"/>
                <w:kern w:val="0"/>
                <w:sz w:val="24"/>
                <w:szCs w:val="24"/>
                <w:lang w:val="en-US" w:eastAsia="en-IN" w:bidi="hi-IN"/>
                <w14:ligatures w14:val="none"/>
              </w:rPr>
              <w:t>GPOut</w:t>
            </w:r>
          </w:p>
        </w:tc>
      </w:tr>
      <w:tr w:rsidR="007B37B8" w:rsidRPr="007B37B8" w14:paraId="4EA44050" w14:textId="77777777" w:rsidTr="007B37B8">
        <w:trPr>
          <w:trHeight w:val="18"/>
        </w:trPr>
        <w:tc>
          <w:tcPr>
            <w:tcW w:w="1360" w:type="dxa"/>
            <w:tcBorders>
              <w:top w:val="single" w:sz="8" w:space="0" w:color="FFFFFF"/>
              <w:left w:val="single" w:sz="8" w:space="0" w:color="FFFFFF"/>
              <w:bottom w:val="single" w:sz="8" w:space="0" w:color="FFFFFF"/>
              <w:right w:val="single" w:sz="8" w:space="0" w:color="FFFFFF"/>
            </w:tcBorders>
            <w:shd w:val="clear" w:color="auto" w:fill="E7EAED"/>
            <w:tcMar>
              <w:top w:w="72" w:type="dxa"/>
              <w:left w:w="144" w:type="dxa"/>
              <w:bottom w:w="72" w:type="dxa"/>
              <w:right w:w="144" w:type="dxa"/>
            </w:tcMar>
            <w:hideMark/>
          </w:tcPr>
          <w:p w14:paraId="438694B8" w14:textId="77777777" w:rsidR="007B37B8" w:rsidRPr="007B37B8" w:rsidRDefault="007B37B8" w:rsidP="007B37B8">
            <w:pPr>
              <w:spacing w:before="100" w:beforeAutospacing="1" w:after="100" w:afterAutospacing="1" w:line="240" w:lineRule="auto"/>
              <w:rPr>
                <w:rFonts w:ascii="Times New Roman" w:eastAsia="Times New Roman" w:hAnsi="Times New Roman" w:cs="Times New Roman"/>
                <w:kern w:val="0"/>
                <w:sz w:val="24"/>
                <w:szCs w:val="24"/>
                <w:lang w:val="en-US" w:eastAsia="en-IN" w:bidi="hi-IN"/>
                <w14:ligatures w14:val="none"/>
              </w:rPr>
            </w:pPr>
            <w:r w:rsidRPr="007B37B8">
              <w:rPr>
                <w:rFonts w:ascii="Times New Roman" w:eastAsia="Times New Roman" w:hAnsi="Times New Roman" w:cs="Times New Roman"/>
                <w:kern w:val="0"/>
                <w:sz w:val="24"/>
                <w:szCs w:val="24"/>
                <w:lang w:val="en-US" w:eastAsia="en-IN" w:bidi="hi-IN"/>
                <w14:ligatures w14:val="none"/>
              </w:rPr>
              <w:t>PF1</w:t>
            </w:r>
          </w:p>
        </w:tc>
        <w:tc>
          <w:tcPr>
            <w:tcW w:w="4442" w:type="dxa"/>
            <w:tcBorders>
              <w:top w:val="single" w:sz="8" w:space="0" w:color="FFFFFF"/>
              <w:left w:val="single" w:sz="8" w:space="0" w:color="FFFFFF"/>
              <w:bottom w:val="single" w:sz="8" w:space="0" w:color="FFFFFF"/>
              <w:right w:val="single" w:sz="8" w:space="0" w:color="FFFFFF"/>
            </w:tcBorders>
            <w:shd w:val="clear" w:color="auto" w:fill="E7EAED"/>
            <w:tcMar>
              <w:top w:w="72" w:type="dxa"/>
              <w:left w:w="144" w:type="dxa"/>
              <w:bottom w:w="72" w:type="dxa"/>
              <w:right w:w="144" w:type="dxa"/>
            </w:tcMar>
            <w:hideMark/>
          </w:tcPr>
          <w:p w14:paraId="1D041F87" w14:textId="77777777" w:rsidR="007B37B8" w:rsidRPr="007B37B8" w:rsidRDefault="007B37B8" w:rsidP="007B37B8">
            <w:pPr>
              <w:spacing w:before="100" w:beforeAutospacing="1" w:after="100" w:afterAutospacing="1" w:line="240" w:lineRule="auto"/>
              <w:rPr>
                <w:rFonts w:ascii="Times New Roman" w:eastAsia="Times New Roman" w:hAnsi="Times New Roman" w:cs="Times New Roman"/>
                <w:kern w:val="0"/>
                <w:sz w:val="24"/>
                <w:szCs w:val="24"/>
                <w:lang w:val="en-US" w:eastAsia="en-IN" w:bidi="hi-IN"/>
                <w14:ligatures w14:val="none"/>
              </w:rPr>
            </w:pPr>
            <w:r w:rsidRPr="007B37B8">
              <w:rPr>
                <w:rFonts w:ascii="Times New Roman" w:eastAsia="Times New Roman" w:hAnsi="Times New Roman" w:cs="Times New Roman"/>
                <w:kern w:val="0"/>
                <w:sz w:val="24"/>
                <w:szCs w:val="24"/>
                <w:lang w:val="en-US" w:eastAsia="en-IN" w:bidi="hi-IN"/>
                <w14:ligatures w14:val="none"/>
              </w:rPr>
              <w:t>F2 – fan2 out</w:t>
            </w:r>
          </w:p>
        </w:tc>
        <w:tc>
          <w:tcPr>
            <w:tcW w:w="1701" w:type="dxa"/>
            <w:tcBorders>
              <w:top w:val="single" w:sz="8" w:space="0" w:color="FFFFFF"/>
              <w:left w:val="single" w:sz="8" w:space="0" w:color="FFFFFF"/>
              <w:bottom w:val="single" w:sz="8" w:space="0" w:color="FFFFFF"/>
              <w:right w:val="single" w:sz="8" w:space="0" w:color="FFFFFF"/>
            </w:tcBorders>
            <w:shd w:val="clear" w:color="auto" w:fill="E7EAED"/>
            <w:tcMar>
              <w:top w:w="72" w:type="dxa"/>
              <w:left w:w="144" w:type="dxa"/>
              <w:bottom w:w="72" w:type="dxa"/>
              <w:right w:w="144" w:type="dxa"/>
            </w:tcMar>
            <w:hideMark/>
          </w:tcPr>
          <w:p w14:paraId="423A38DD" w14:textId="77777777" w:rsidR="007B37B8" w:rsidRPr="007B37B8" w:rsidRDefault="007B37B8" w:rsidP="007B37B8">
            <w:pPr>
              <w:spacing w:before="100" w:beforeAutospacing="1" w:after="100" w:afterAutospacing="1" w:line="240" w:lineRule="auto"/>
              <w:rPr>
                <w:rFonts w:ascii="Times New Roman" w:eastAsia="Times New Roman" w:hAnsi="Times New Roman" w:cs="Times New Roman"/>
                <w:kern w:val="0"/>
                <w:sz w:val="24"/>
                <w:szCs w:val="24"/>
                <w:lang w:val="en-US" w:eastAsia="en-IN" w:bidi="hi-IN"/>
                <w14:ligatures w14:val="none"/>
              </w:rPr>
            </w:pPr>
            <w:r w:rsidRPr="007B37B8">
              <w:rPr>
                <w:rFonts w:ascii="Times New Roman" w:eastAsia="Times New Roman" w:hAnsi="Times New Roman" w:cs="Times New Roman"/>
                <w:kern w:val="0"/>
                <w:sz w:val="24"/>
                <w:szCs w:val="24"/>
                <w:lang w:val="en-US" w:eastAsia="en-IN" w:bidi="hi-IN"/>
                <w14:ligatures w14:val="none"/>
              </w:rPr>
              <w:t>GPOut</w:t>
            </w:r>
          </w:p>
        </w:tc>
      </w:tr>
      <w:tr w:rsidR="007B37B8" w:rsidRPr="007B37B8" w14:paraId="0E2515F8" w14:textId="77777777" w:rsidTr="007B37B8">
        <w:trPr>
          <w:trHeight w:val="18"/>
        </w:trPr>
        <w:tc>
          <w:tcPr>
            <w:tcW w:w="1360" w:type="dxa"/>
            <w:tcBorders>
              <w:top w:val="single" w:sz="8" w:space="0" w:color="FFFFFF"/>
              <w:left w:val="single" w:sz="8" w:space="0" w:color="FFFFFF"/>
              <w:bottom w:val="single" w:sz="8" w:space="0" w:color="FFFFFF"/>
              <w:right w:val="single" w:sz="8" w:space="0" w:color="FFFFFF"/>
            </w:tcBorders>
            <w:shd w:val="clear" w:color="auto" w:fill="E7EAED"/>
            <w:tcMar>
              <w:top w:w="72" w:type="dxa"/>
              <w:left w:w="144" w:type="dxa"/>
              <w:bottom w:w="72" w:type="dxa"/>
              <w:right w:w="144" w:type="dxa"/>
            </w:tcMar>
            <w:hideMark/>
          </w:tcPr>
          <w:p w14:paraId="0E442897" w14:textId="77777777" w:rsidR="007B37B8" w:rsidRPr="007B37B8" w:rsidRDefault="007B37B8" w:rsidP="007B37B8">
            <w:pPr>
              <w:spacing w:before="100" w:beforeAutospacing="1" w:after="100" w:afterAutospacing="1" w:line="240" w:lineRule="auto"/>
              <w:rPr>
                <w:rFonts w:ascii="Times New Roman" w:eastAsia="Times New Roman" w:hAnsi="Times New Roman" w:cs="Times New Roman"/>
                <w:kern w:val="0"/>
                <w:sz w:val="24"/>
                <w:szCs w:val="24"/>
                <w:lang w:val="en-US" w:eastAsia="en-IN" w:bidi="hi-IN"/>
                <w14:ligatures w14:val="none"/>
              </w:rPr>
            </w:pPr>
            <w:r w:rsidRPr="007B37B8">
              <w:rPr>
                <w:rFonts w:ascii="Times New Roman" w:eastAsia="Times New Roman" w:hAnsi="Times New Roman" w:cs="Times New Roman"/>
                <w:kern w:val="0"/>
                <w:sz w:val="24"/>
                <w:szCs w:val="24"/>
                <w:lang w:val="en-US" w:eastAsia="en-IN" w:bidi="hi-IN"/>
                <w14:ligatures w14:val="none"/>
              </w:rPr>
              <w:t>PF2</w:t>
            </w:r>
          </w:p>
        </w:tc>
        <w:tc>
          <w:tcPr>
            <w:tcW w:w="4442" w:type="dxa"/>
            <w:tcBorders>
              <w:top w:val="single" w:sz="8" w:space="0" w:color="FFFFFF"/>
              <w:left w:val="single" w:sz="8" w:space="0" w:color="FFFFFF"/>
              <w:bottom w:val="single" w:sz="8" w:space="0" w:color="FFFFFF"/>
              <w:right w:val="single" w:sz="8" w:space="0" w:color="FFFFFF"/>
            </w:tcBorders>
            <w:shd w:val="clear" w:color="auto" w:fill="E7EAED"/>
            <w:tcMar>
              <w:top w:w="72" w:type="dxa"/>
              <w:left w:w="144" w:type="dxa"/>
              <w:bottom w:w="72" w:type="dxa"/>
              <w:right w:w="144" w:type="dxa"/>
            </w:tcMar>
            <w:hideMark/>
          </w:tcPr>
          <w:p w14:paraId="67D5CF11" w14:textId="77777777" w:rsidR="007B37B8" w:rsidRPr="007B37B8" w:rsidRDefault="007B37B8" w:rsidP="007B37B8">
            <w:pPr>
              <w:spacing w:before="100" w:beforeAutospacing="1" w:after="100" w:afterAutospacing="1" w:line="240" w:lineRule="auto"/>
              <w:rPr>
                <w:rFonts w:ascii="Times New Roman" w:eastAsia="Times New Roman" w:hAnsi="Times New Roman" w:cs="Times New Roman"/>
                <w:kern w:val="0"/>
                <w:sz w:val="24"/>
                <w:szCs w:val="24"/>
                <w:lang w:val="en-US" w:eastAsia="en-IN" w:bidi="hi-IN"/>
                <w14:ligatures w14:val="none"/>
              </w:rPr>
            </w:pPr>
            <w:r w:rsidRPr="007B37B8">
              <w:rPr>
                <w:rFonts w:ascii="Times New Roman" w:eastAsia="Times New Roman" w:hAnsi="Times New Roman" w:cs="Times New Roman"/>
                <w:kern w:val="0"/>
                <w:sz w:val="24"/>
                <w:szCs w:val="24"/>
                <w:lang w:val="en-US" w:eastAsia="en-IN" w:bidi="hi-IN"/>
                <w14:ligatures w14:val="none"/>
              </w:rPr>
              <w:t>nrst</w:t>
            </w:r>
          </w:p>
        </w:tc>
        <w:tc>
          <w:tcPr>
            <w:tcW w:w="1701" w:type="dxa"/>
            <w:tcBorders>
              <w:top w:val="single" w:sz="8" w:space="0" w:color="FFFFFF"/>
              <w:left w:val="single" w:sz="8" w:space="0" w:color="FFFFFF"/>
              <w:bottom w:val="single" w:sz="8" w:space="0" w:color="FFFFFF"/>
              <w:right w:val="single" w:sz="8" w:space="0" w:color="FFFFFF"/>
            </w:tcBorders>
            <w:shd w:val="clear" w:color="auto" w:fill="E7EAED"/>
            <w:tcMar>
              <w:top w:w="72" w:type="dxa"/>
              <w:left w:w="144" w:type="dxa"/>
              <w:bottom w:w="72" w:type="dxa"/>
              <w:right w:w="144" w:type="dxa"/>
            </w:tcMar>
            <w:hideMark/>
          </w:tcPr>
          <w:p w14:paraId="1075B172" w14:textId="77777777" w:rsidR="007B37B8" w:rsidRPr="007B37B8" w:rsidRDefault="007B37B8" w:rsidP="007B37B8">
            <w:pPr>
              <w:spacing w:before="100" w:beforeAutospacing="1" w:after="100" w:afterAutospacing="1" w:line="240" w:lineRule="auto"/>
              <w:rPr>
                <w:rFonts w:ascii="Times New Roman" w:eastAsia="Times New Roman" w:hAnsi="Times New Roman" w:cs="Times New Roman"/>
                <w:kern w:val="0"/>
                <w:sz w:val="24"/>
                <w:szCs w:val="24"/>
                <w:lang w:val="en-US" w:eastAsia="en-IN" w:bidi="hi-IN"/>
                <w14:ligatures w14:val="none"/>
              </w:rPr>
            </w:pPr>
          </w:p>
        </w:tc>
      </w:tr>
      <w:tr w:rsidR="007B37B8" w:rsidRPr="007B37B8" w14:paraId="2D8AC135" w14:textId="77777777" w:rsidTr="007B37B8">
        <w:trPr>
          <w:trHeight w:val="18"/>
        </w:trPr>
        <w:tc>
          <w:tcPr>
            <w:tcW w:w="1360" w:type="dxa"/>
            <w:tcBorders>
              <w:top w:val="single" w:sz="8" w:space="0" w:color="FFFFFF"/>
              <w:left w:val="single" w:sz="8" w:space="0" w:color="FFFFFF"/>
              <w:bottom w:val="single" w:sz="8" w:space="0" w:color="FFFFFF"/>
              <w:right w:val="single" w:sz="8" w:space="0" w:color="FFFFFF"/>
            </w:tcBorders>
            <w:shd w:val="clear" w:color="auto" w:fill="E7EAED"/>
            <w:tcMar>
              <w:top w:w="72" w:type="dxa"/>
              <w:left w:w="144" w:type="dxa"/>
              <w:bottom w:w="72" w:type="dxa"/>
              <w:right w:w="144" w:type="dxa"/>
            </w:tcMar>
            <w:hideMark/>
          </w:tcPr>
          <w:p w14:paraId="3FC87D5F" w14:textId="77777777" w:rsidR="007B37B8" w:rsidRPr="007B37B8" w:rsidRDefault="007B37B8" w:rsidP="007B37B8">
            <w:pPr>
              <w:spacing w:before="100" w:beforeAutospacing="1" w:after="100" w:afterAutospacing="1" w:line="240" w:lineRule="auto"/>
              <w:rPr>
                <w:rFonts w:ascii="Times New Roman" w:eastAsia="Times New Roman" w:hAnsi="Times New Roman" w:cs="Times New Roman"/>
                <w:kern w:val="0"/>
                <w:sz w:val="24"/>
                <w:szCs w:val="24"/>
                <w:lang w:val="en-US" w:eastAsia="en-IN" w:bidi="hi-IN"/>
                <w14:ligatures w14:val="none"/>
              </w:rPr>
            </w:pPr>
            <w:r w:rsidRPr="007B37B8">
              <w:rPr>
                <w:rFonts w:ascii="Times New Roman" w:eastAsia="Times New Roman" w:hAnsi="Times New Roman" w:cs="Times New Roman"/>
                <w:kern w:val="0"/>
                <w:sz w:val="24"/>
                <w:szCs w:val="24"/>
                <w:lang w:val="en-US" w:eastAsia="en-IN" w:bidi="hi-IN"/>
                <w14:ligatures w14:val="none"/>
              </w:rPr>
              <w:t>PA0</w:t>
            </w:r>
          </w:p>
        </w:tc>
        <w:tc>
          <w:tcPr>
            <w:tcW w:w="4442" w:type="dxa"/>
            <w:tcBorders>
              <w:top w:val="single" w:sz="8" w:space="0" w:color="FFFFFF"/>
              <w:left w:val="single" w:sz="8" w:space="0" w:color="FFFFFF"/>
              <w:bottom w:val="single" w:sz="8" w:space="0" w:color="FFFFFF"/>
              <w:right w:val="single" w:sz="8" w:space="0" w:color="FFFFFF"/>
            </w:tcBorders>
            <w:shd w:val="clear" w:color="auto" w:fill="E7EAED"/>
            <w:tcMar>
              <w:top w:w="72" w:type="dxa"/>
              <w:left w:w="144" w:type="dxa"/>
              <w:bottom w:w="72" w:type="dxa"/>
              <w:right w:w="144" w:type="dxa"/>
            </w:tcMar>
            <w:hideMark/>
          </w:tcPr>
          <w:p w14:paraId="097E7AC9" w14:textId="77777777" w:rsidR="007B37B8" w:rsidRPr="007B37B8" w:rsidRDefault="007B37B8" w:rsidP="007B37B8">
            <w:pPr>
              <w:spacing w:before="100" w:beforeAutospacing="1" w:after="100" w:afterAutospacing="1" w:line="240" w:lineRule="auto"/>
              <w:rPr>
                <w:rFonts w:ascii="Times New Roman" w:eastAsia="Times New Roman" w:hAnsi="Times New Roman" w:cs="Times New Roman"/>
                <w:kern w:val="0"/>
                <w:sz w:val="24"/>
                <w:szCs w:val="24"/>
                <w:lang w:val="en-US" w:eastAsia="en-IN" w:bidi="hi-IN"/>
                <w14:ligatures w14:val="none"/>
              </w:rPr>
            </w:pPr>
            <w:r w:rsidRPr="007B37B8">
              <w:rPr>
                <w:rFonts w:ascii="Times New Roman" w:eastAsia="Times New Roman" w:hAnsi="Times New Roman" w:cs="Times New Roman"/>
                <w:kern w:val="0"/>
                <w:sz w:val="24"/>
                <w:szCs w:val="24"/>
                <w:lang w:val="en-US" w:eastAsia="en-IN" w:bidi="hi-IN"/>
                <w14:ligatures w14:val="none"/>
              </w:rPr>
              <w:t>Vbs-batt v before contactor(77.5V)</w:t>
            </w:r>
          </w:p>
        </w:tc>
        <w:tc>
          <w:tcPr>
            <w:tcW w:w="1701" w:type="dxa"/>
            <w:tcBorders>
              <w:top w:val="single" w:sz="8" w:space="0" w:color="FFFFFF"/>
              <w:left w:val="single" w:sz="8" w:space="0" w:color="FFFFFF"/>
              <w:bottom w:val="single" w:sz="8" w:space="0" w:color="FFFFFF"/>
              <w:right w:val="single" w:sz="8" w:space="0" w:color="FFFFFF"/>
            </w:tcBorders>
            <w:shd w:val="clear" w:color="auto" w:fill="E7EAED"/>
            <w:tcMar>
              <w:top w:w="72" w:type="dxa"/>
              <w:left w:w="144" w:type="dxa"/>
              <w:bottom w:w="72" w:type="dxa"/>
              <w:right w:w="144" w:type="dxa"/>
            </w:tcMar>
            <w:hideMark/>
          </w:tcPr>
          <w:p w14:paraId="54391941" w14:textId="77777777" w:rsidR="007B37B8" w:rsidRPr="007B37B8" w:rsidRDefault="007B37B8" w:rsidP="007B37B8">
            <w:pPr>
              <w:spacing w:before="100" w:beforeAutospacing="1" w:after="100" w:afterAutospacing="1" w:line="240" w:lineRule="auto"/>
              <w:rPr>
                <w:rFonts w:ascii="Times New Roman" w:eastAsia="Times New Roman" w:hAnsi="Times New Roman" w:cs="Times New Roman"/>
                <w:kern w:val="0"/>
                <w:sz w:val="24"/>
                <w:szCs w:val="24"/>
                <w:lang w:val="en-US" w:eastAsia="en-IN" w:bidi="hi-IN"/>
                <w14:ligatures w14:val="none"/>
              </w:rPr>
            </w:pPr>
            <w:r w:rsidRPr="007B37B8">
              <w:rPr>
                <w:rFonts w:ascii="Times New Roman" w:eastAsia="Times New Roman" w:hAnsi="Times New Roman" w:cs="Times New Roman"/>
                <w:kern w:val="0"/>
                <w:sz w:val="24"/>
                <w:szCs w:val="24"/>
                <w:lang w:val="en-US" w:eastAsia="en-IN" w:bidi="hi-IN"/>
                <w14:ligatures w14:val="none"/>
              </w:rPr>
              <w:t>ADC In</w:t>
            </w:r>
          </w:p>
        </w:tc>
      </w:tr>
      <w:tr w:rsidR="007B37B8" w:rsidRPr="007B37B8" w14:paraId="6E76CE9C" w14:textId="77777777" w:rsidTr="007B37B8">
        <w:trPr>
          <w:trHeight w:val="18"/>
        </w:trPr>
        <w:tc>
          <w:tcPr>
            <w:tcW w:w="1360" w:type="dxa"/>
            <w:tcBorders>
              <w:top w:val="single" w:sz="8" w:space="0" w:color="FFFFFF"/>
              <w:left w:val="single" w:sz="8" w:space="0" w:color="FFFFFF"/>
              <w:bottom w:val="single" w:sz="8" w:space="0" w:color="FFFFFF"/>
              <w:right w:val="single" w:sz="8" w:space="0" w:color="FFFFFF"/>
            </w:tcBorders>
            <w:shd w:val="clear" w:color="auto" w:fill="E7EAED"/>
            <w:tcMar>
              <w:top w:w="72" w:type="dxa"/>
              <w:left w:w="144" w:type="dxa"/>
              <w:bottom w:w="72" w:type="dxa"/>
              <w:right w:w="144" w:type="dxa"/>
            </w:tcMar>
            <w:hideMark/>
          </w:tcPr>
          <w:p w14:paraId="3F22EBFD" w14:textId="77777777" w:rsidR="007B37B8" w:rsidRPr="007B37B8" w:rsidRDefault="007B37B8" w:rsidP="007B37B8">
            <w:pPr>
              <w:spacing w:before="100" w:beforeAutospacing="1" w:after="100" w:afterAutospacing="1" w:line="240" w:lineRule="auto"/>
              <w:rPr>
                <w:rFonts w:ascii="Times New Roman" w:eastAsia="Times New Roman" w:hAnsi="Times New Roman" w:cs="Times New Roman"/>
                <w:kern w:val="0"/>
                <w:sz w:val="24"/>
                <w:szCs w:val="24"/>
                <w:lang w:val="en-US" w:eastAsia="en-IN" w:bidi="hi-IN"/>
                <w14:ligatures w14:val="none"/>
              </w:rPr>
            </w:pPr>
            <w:r w:rsidRPr="007B37B8">
              <w:rPr>
                <w:rFonts w:ascii="Times New Roman" w:eastAsia="Times New Roman" w:hAnsi="Times New Roman" w:cs="Times New Roman"/>
                <w:kern w:val="0"/>
                <w:sz w:val="24"/>
                <w:szCs w:val="24"/>
                <w:lang w:val="en-US" w:eastAsia="en-IN" w:bidi="hi-IN"/>
                <w14:ligatures w14:val="none"/>
              </w:rPr>
              <w:t>PA1</w:t>
            </w:r>
          </w:p>
        </w:tc>
        <w:tc>
          <w:tcPr>
            <w:tcW w:w="4442" w:type="dxa"/>
            <w:tcBorders>
              <w:top w:val="single" w:sz="8" w:space="0" w:color="FFFFFF"/>
              <w:left w:val="single" w:sz="8" w:space="0" w:color="FFFFFF"/>
              <w:bottom w:val="single" w:sz="8" w:space="0" w:color="FFFFFF"/>
              <w:right w:val="single" w:sz="8" w:space="0" w:color="FFFFFF"/>
            </w:tcBorders>
            <w:shd w:val="clear" w:color="auto" w:fill="E7EAED"/>
            <w:tcMar>
              <w:top w:w="72" w:type="dxa"/>
              <w:left w:w="144" w:type="dxa"/>
              <w:bottom w:w="72" w:type="dxa"/>
              <w:right w:w="144" w:type="dxa"/>
            </w:tcMar>
            <w:hideMark/>
          </w:tcPr>
          <w:p w14:paraId="39C42BAB" w14:textId="77777777" w:rsidR="007B37B8" w:rsidRPr="007B37B8" w:rsidRDefault="007B37B8" w:rsidP="007B37B8">
            <w:pPr>
              <w:spacing w:before="100" w:beforeAutospacing="1" w:after="100" w:afterAutospacing="1" w:line="240" w:lineRule="auto"/>
              <w:rPr>
                <w:rFonts w:ascii="Times New Roman" w:eastAsia="Times New Roman" w:hAnsi="Times New Roman" w:cs="Times New Roman"/>
                <w:kern w:val="0"/>
                <w:sz w:val="24"/>
                <w:szCs w:val="24"/>
                <w:lang w:val="en-US" w:eastAsia="en-IN" w:bidi="hi-IN"/>
                <w14:ligatures w14:val="none"/>
              </w:rPr>
            </w:pPr>
            <w:r w:rsidRPr="007B37B8">
              <w:rPr>
                <w:rFonts w:ascii="Times New Roman" w:eastAsia="Times New Roman" w:hAnsi="Times New Roman" w:cs="Times New Roman"/>
                <w:kern w:val="0"/>
                <w:sz w:val="24"/>
                <w:szCs w:val="24"/>
                <w:lang w:val="en-US" w:eastAsia="en-IN" w:bidi="hi-IN"/>
                <w14:ligatures w14:val="none"/>
              </w:rPr>
              <w:t>Vls-battv after contactor</w:t>
            </w:r>
          </w:p>
        </w:tc>
        <w:tc>
          <w:tcPr>
            <w:tcW w:w="1701" w:type="dxa"/>
            <w:tcBorders>
              <w:top w:val="single" w:sz="8" w:space="0" w:color="FFFFFF"/>
              <w:left w:val="single" w:sz="8" w:space="0" w:color="FFFFFF"/>
              <w:bottom w:val="single" w:sz="8" w:space="0" w:color="FFFFFF"/>
              <w:right w:val="single" w:sz="8" w:space="0" w:color="FFFFFF"/>
            </w:tcBorders>
            <w:shd w:val="clear" w:color="auto" w:fill="E7EAED"/>
            <w:tcMar>
              <w:top w:w="72" w:type="dxa"/>
              <w:left w:w="144" w:type="dxa"/>
              <w:bottom w:w="72" w:type="dxa"/>
              <w:right w:w="144" w:type="dxa"/>
            </w:tcMar>
            <w:hideMark/>
          </w:tcPr>
          <w:p w14:paraId="35CC0208" w14:textId="77777777" w:rsidR="007B37B8" w:rsidRPr="007B37B8" w:rsidRDefault="007B37B8" w:rsidP="007B37B8">
            <w:pPr>
              <w:spacing w:before="100" w:beforeAutospacing="1" w:after="100" w:afterAutospacing="1" w:line="240" w:lineRule="auto"/>
              <w:rPr>
                <w:rFonts w:ascii="Times New Roman" w:eastAsia="Times New Roman" w:hAnsi="Times New Roman" w:cs="Times New Roman"/>
                <w:kern w:val="0"/>
                <w:sz w:val="24"/>
                <w:szCs w:val="24"/>
                <w:lang w:val="en-US" w:eastAsia="en-IN" w:bidi="hi-IN"/>
                <w14:ligatures w14:val="none"/>
              </w:rPr>
            </w:pPr>
            <w:r w:rsidRPr="007B37B8">
              <w:rPr>
                <w:rFonts w:ascii="Times New Roman" w:eastAsia="Times New Roman" w:hAnsi="Times New Roman" w:cs="Times New Roman"/>
                <w:kern w:val="0"/>
                <w:sz w:val="24"/>
                <w:szCs w:val="24"/>
                <w:lang w:val="en-US" w:eastAsia="en-IN" w:bidi="hi-IN"/>
                <w14:ligatures w14:val="none"/>
              </w:rPr>
              <w:t>ADC In</w:t>
            </w:r>
          </w:p>
        </w:tc>
      </w:tr>
      <w:tr w:rsidR="007B37B8" w:rsidRPr="007B37B8" w14:paraId="29977F55" w14:textId="77777777" w:rsidTr="007B37B8">
        <w:trPr>
          <w:trHeight w:val="18"/>
        </w:trPr>
        <w:tc>
          <w:tcPr>
            <w:tcW w:w="1360" w:type="dxa"/>
            <w:tcBorders>
              <w:top w:val="single" w:sz="8" w:space="0" w:color="FFFFFF"/>
              <w:left w:val="single" w:sz="8" w:space="0" w:color="FFFFFF"/>
              <w:bottom w:val="single" w:sz="8" w:space="0" w:color="FFFFFF"/>
              <w:right w:val="single" w:sz="8" w:space="0" w:color="FFFFFF"/>
            </w:tcBorders>
            <w:shd w:val="clear" w:color="auto" w:fill="E7EAED"/>
            <w:tcMar>
              <w:top w:w="72" w:type="dxa"/>
              <w:left w:w="144" w:type="dxa"/>
              <w:bottom w:w="72" w:type="dxa"/>
              <w:right w:w="144" w:type="dxa"/>
            </w:tcMar>
            <w:hideMark/>
          </w:tcPr>
          <w:p w14:paraId="16B5E536" w14:textId="77777777" w:rsidR="007B37B8" w:rsidRPr="007B37B8" w:rsidRDefault="007B37B8" w:rsidP="007B37B8">
            <w:pPr>
              <w:spacing w:before="100" w:beforeAutospacing="1" w:after="100" w:afterAutospacing="1" w:line="240" w:lineRule="auto"/>
              <w:rPr>
                <w:rFonts w:ascii="Times New Roman" w:eastAsia="Times New Roman" w:hAnsi="Times New Roman" w:cs="Times New Roman"/>
                <w:kern w:val="0"/>
                <w:sz w:val="24"/>
                <w:szCs w:val="24"/>
                <w:lang w:val="en-US" w:eastAsia="en-IN" w:bidi="hi-IN"/>
                <w14:ligatures w14:val="none"/>
              </w:rPr>
            </w:pPr>
            <w:r w:rsidRPr="007B37B8">
              <w:rPr>
                <w:rFonts w:ascii="Times New Roman" w:eastAsia="Times New Roman" w:hAnsi="Times New Roman" w:cs="Times New Roman"/>
                <w:kern w:val="0"/>
                <w:sz w:val="24"/>
                <w:szCs w:val="24"/>
                <w:lang w:val="en-US" w:eastAsia="en-IN" w:bidi="hi-IN"/>
                <w14:ligatures w14:val="none"/>
              </w:rPr>
              <w:t>PB9</w:t>
            </w:r>
          </w:p>
        </w:tc>
        <w:tc>
          <w:tcPr>
            <w:tcW w:w="4442" w:type="dxa"/>
            <w:tcBorders>
              <w:top w:val="single" w:sz="8" w:space="0" w:color="FFFFFF"/>
              <w:left w:val="single" w:sz="8" w:space="0" w:color="FFFFFF"/>
              <w:bottom w:val="single" w:sz="8" w:space="0" w:color="FFFFFF"/>
              <w:right w:val="single" w:sz="8" w:space="0" w:color="FFFFFF"/>
            </w:tcBorders>
            <w:shd w:val="clear" w:color="auto" w:fill="E7EAED"/>
            <w:tcMar>
              <w:top w:w="72" w:type="dxa"/>
              <w:left w:w="144" w:type="dxa"/>
              <w:bottom w:w="72" w:type="dxa"/>
              <w:right w:w="144" w:type="dxa"/>
            </w:tcMar>
            <w:hideMark/>
          </w:tcPr>
          <w:p w14:paraId="5B270336" w14:textId="77777777" w:rsidR="007B37B8" w:rsidRPr="007B37B8" w:rsidRDefault="007B37B8" w:rsidP="007B37B8">
            <w:pPr>
              <w:spacing w:before="100" w:beforeAutospacing="1" w:after="100" w:afterAutospacing="1" w:line="240" w:lineRule="auto"/>
              <w:rPr>
                <w:rFonts w:ascii="Times New Roman" w:eastAsia="Times New Roman" w:hAnsi="Times New Roman" w:cs="Times New Roman"/>
                <w:kern w:val="0"/>
                <w:sz w:val="24"/>
                <w:szCs w:val="24"/>
                <w:lang w:val="en-US" w:eastAsia="en-IN" w:bidi="hi-IN"/>
                <w14:ligatures w14:val="none"/>
              </w:rPr>
            </w:pPr>
            <w:r w:rsidRPr="007B37B8">
              <w:rPr>
                <w:rFonts w:ascii="Times New Roman" w:eastAsia="Times New Roman" w:hAnsi="Times New Roman" w:cs="Times New Roman"/>
                <w:kern w:val="0"/>
                <w:sz w:val="24"/>
                <w:szCs w:val="24"/>
                <w:lang w:val="en-US" w:eastAsia="en-IN" w:bidi="hi-IN"/>
                <w14:ligatures w14:val="none"/>
              </w:rPr>
              <w:t>Grin2 – gear in?</w:t>
            </w:r>
          </w:p>
        </w:tc>
        <w:tc>
          <w:tcPr>
            <w:tcW w:w="1701" w:type="dxa"/>
            <w:tcBorders>
              <w:top w:val="single" w:sz="8" w:space="0" w:color="FFFFFF"/>
              <w:left w:val="single" w:sz="8" w:space="0" w:color="FFFFFF"/>
              <w:bottom w:val="single" w:sz="8" w:space="0" w:color="FFFFFF"/>
              <w:right w:val="single" w:sz="8" w:space="0" w:color="FFFFFF"/>
            </w:tcBorders>
            <w:shd w:val="clear" w:color="auto" w:fill="E7EAED"/>
            <w:tcMar>
              <w:top w:w="72" w:type="dxa"/>
              <w:left w:w="144" w:type="dxa"/>
              <w:bottom w:w="72" w:type="dxa"/>
              <w:right w:w="144" w:type="dxa"/>
            </w:tcMar>
            <w:hideMark/>
          </w:tcPr>
          <w:p w14:paraId="02B30A1C" w14:textId="77777777" w:rsidR="007B37B8" w:rsidRPr="007B37B8" w:rsidRDefault="007B37B8" w:rsidP="007B37B8">
            <w:pPr>
              <w:spacing w:before="100" w:beforeAutospacing="1" w:after="100" w:afterAutospacing="1" w:line="240" w:lineRule="auto"/>
              <w:rPr>
                <w:rFonts w:ascii="Times New Roman" w:eastAsia="Times New Roman" w:hAnsi="Times New Roman" w:cs="Times New Roman"/>
                <w:kern w:val="0"/>
                <w:sz w:val="24"/>
                <w:szCs w:val="24"/>
                <w:lang w:val="en-US" w:eastAsia="en-IN" w:bidi="hi-IN"/>
                <w14:ligatures w14:val="none"/>
              </w:rPr>
            </w:pPr>
            <w:r w:rsidRPr="007B37B8">
              <w:rPr>
                <w:rFonts w:ascii="Times New Roman" w:eastAsia="Times New Roman" w:hAnsi="Times New Roman" w:cs="Times New Roman"/>
                <w:kern w:val="0"/>
                <w:sz w:val="24"/>
                <w:szCs w:val="24"/>
                <w:lang w:val="en-US" w:eastAsia="en-IN" w:bidi="hi-IN"/>
                <w14:ligatures w14:val="none"/>
              </w:rPr>
              <w:t>GPIn</w:t>
            </w:r>
          </w:p>
        </w:tc>
      </w:tr>
      <w:tr w:rsidR="007B37B8" w:rsidRPr="007B37B8" w14:paraId="431171B2" w14:textId="77777777" w:rsidTr="007B37B8">
        <w:trPr>
          <w:trHeight w:val="18"/>
        </w:trPr>
        <w:tc>
          <w:tcPr>
            <w:tcW w:w="1360" w:type="dxa"/>
            <w:tcBorders>
              <w:top w:val="single" w:sz="8" w:space="0" w:color="FFFFFF"/>
              <w:left w:val="single" w:sz="8" w:space="0" w:color="FFFFFF"/>
              <w:bottom w:val="single" w:sz="8" w:space="0" w:color="FFFFFF"/>
              <w:right w:val="single" w:sz="8" w:space="0" w:color="FFFFFF"/>
            </w:tcBorders>
            <w:shd w:val="clear" w:color="auto" w:fill="E7EAED"/>
            <w:tcMar>
              <w:top w:w="72" w:type="dxa"/>
              <w:left w:w="144" w:type="dxa"/>
              <w:bottom w:w="72" w:type="dxa"/>
              <w:right w:w="144" w:type="dxa"/>
            </w:tcMar>
            <w:hideMark/>
          </w:tcPr>
          <w:p w14:paraId="33FCAB56" w14:textId="77777777" w:rsidR="007B37B8" w:rsidRPr="007B37B8" w:rsidRDefault="007B37B8" w:rsidP="007B37B8">
            <w:pPr>
              <w:spacing w:before="100" w:beforeAutospacing="1" w:after="100" w:afterAutospacing="1" w:line="240" w:lineRule="auto"/>
              <w:rPr>
                <w:rFonts w:ascii="Times New Roman" w:eastAsia="Times New Roman" w:hAnsi="Times New Roman" w:cs="Times New Roman"/>
                <w:kern w:val="0"/>
                <w:sz w:val="24"/>
                <w:szCs w:val="24"/>
                <w:lang w:val="en-US" w:eastAsia="en-IN" w:bidi="hi-IN"/>
                <w14:ligatures w14:val="none"/>
              </w:rPr>
            </w:pPr>
            <w:r w:rsidRPr="007B37B8">
              <w:rPr>
                <w:rFonts w:ascii="Times New Roman" w:eastAsia="Times New Roman" w:hAnsi="Times New Roman" w:cs="Times New Roman"/>
                <w:kern w:val="0"/>
                <w:sz w:val="24"/>
                <w:szCs w:val="24"/>
                <w:lang w:val="en-US" w:eastAsia="en-IN" w:bidi="hi-IN"/>
                <w14:ligatures w14:val="none"/>
              </w:rPr>
              <w:t>PB8</w:t>
            </w:r>
          </w:p>
        </w:tc>
        <w:tc>
          <w:tcPr>
            <w:tcW w:w="4442" w:type="dxa"/>
            <w:tcBorders>
              <w:top w:val="single" w:sz="8" w:space="0" w:color="FFFFFF"/>
              <w:left w:val="single" w:sz="8" w:space="0" w:color="FFFFFF"/>
              <w:bottom w:val="single" w:sz="8" w:space="0" w:color="FFFFFF"/>
              <w:right w:val="single" w:sz="8" w:space="0" w:color="FFFFFF"/>
            </w:tcBorders>
            <w:shd w:val="clear" w:color="auto" w:fill="E7EAED"/>
            <w:tcMar>
              <w:top w:w="72" w:type="dxa"/>
              <w:left w:w="144" w:type="dxa"/>
              <w:bottom w:w="72" w:type="dxa"/>
              <w:right w:w="144" w:type="dxa"/>
            </w:tcMar>
            <w:hideMark/>
          </w:tcPr>
          <w:p w14:paraId="7F45C958" w14:textId="77777777" w:rsidR="007B37B8" w:rsidRPr="007B37B8" w:rsidRDefault="007B37B8" w:rsidP="007B37B8">
            <w:pPr>
              <w:spacing w:before="100" w:beforeAutospacing="1" w:after="100" w:afterAutospacing="1" w:line="240" w:lineRule="auto"/>
              <w:rPr>
                <w:rFonts w:ascii="Times New Roman" w:eastAsia="Times New Roman" w:hAnsi="Times New Roman" w:cs="Times New Roman"/>
                <w:kern w:val="0"/>
                <w:sz w:val="24"/>
                <w:szCs w:val="24"/>
                <w:lang w:val="en-US" w:eastAsia="en-IN" w:bidi="hi-IN"/>
                <w14:ligatures w14:val="none"/>
              </w:rPr>
            </w:pPr>
            <w:r w:rsidRPr="007B37B8">
              <w:rPr>
                <w:rFonts w:ascii="Times New Roman" w:eastAsia="Times New Roman" w:hAnsi="Times New Roman" w:cs="Times New Roman"/>
                <w:kern w:val="0"/>
                <w:sz w:val="24"/>
                <w:szCs w:val="24"/>
                <w:lang w:val="en-US" w:eastAsia="en-IN" w:bidi="hi-IN"/>
                <w14:ligatures w14:val="none"/>
              </w:rPr>
              <w:t>Grin1 – gear in?</w:t>
            </w:r>
          </w:p>
        </w:tc>
        <w:tc>
          <w:tcPr>
            <w:tcW w:w="1701" w:type="dxa"/>
            <w:tcBorders>
              <w:top w:val="single" w:sz="8" w:space="0" w:color="FFFFFF"/>
              <w:left w:val="single" w:sz="8" w:space="0" w:color="FFFFFF"/>
              <w:bottom w:val="single" w:sz="8" w:space="0" w:color="FFFFFF"/>
              <w:right w:val="single" w:sz="8" w:space="0" w:color="FFFFFF"/>
            </w:tcBorders>
            <w:shd w:val="clear" w:color="auto" w:fill="E7EAED"/>
            <w:tcMar>
              <w:top w:w="72" w:type="dxa"/>
              <w:left w:w="144" w:type="dxa"/>
              <w:bottom w:w="72" w:type="dxa"/>
              <w:right w:w="144" w:type="dxa"/>
            </w:tcMar>
            <w:hideMark/>
          </w:tcPr>
          <w:p w14:paraId="334A43A2" w14:textId="77777777" w:rsidR="007B37B8" w:rsidRPr="007B37B8" w:rsidRDefault="007B37B8" w:rsidP="007B37B8">
            <w:pPr>
              <w:spacing w:before="100" w:beforeAutospacing="1" w:after="100" w:afterAutospacing="1" w:line="240" w:lineRule="auto"/>
              <w:rPr>
                <w:rFonts w:ascii="Times New Roman" w:eastAsia="Times New Roman" w:hAnsi="Times New Roman" w:cs="Times New Roman"/>
                <w:kern w:val="0"/>
                <w:sz w:val="24"/>
                <w:szCs w:val="24"/>
                <w:lang w:val="en-US" w:eastAsia="en-IN" w:bidi="hi-IN"/>
                <w14:ligatures w14:val="none"/>
              </w:rPr>
            </w:pPr>
            <w:r w:rsidRPr="007B37B8">
              <w:rPr>
                <w:rFonts w:ascii="Times New Roman" w:eastAsia="Times New Roman" w:hAnsi="Times New Roman" w:cs="Times New Roman"/>
                <w:kern w:val="0"/>
                <w:sz w:val="24"/>
                <w:szCs w:val="24"/>
                <w:lang w:val="en-US" w:eastAsia="en-IN" w:bidi="hi-IN"/>
                <w14:ligatures w14:val="none"/>
              </w:rPr>
              <w:t>GPIn</w:t>
            </w:r>
          </w:p>
        </w:tc>
      </w:tr>
      <w:tr w:rsidR="007B37B8" w:rsidRPr="007B37B8" w14:paraId="3D1BEFAF" w14:textId="77777777" w:rsidTr="007B37B8">
        <w:trPr>
          <w:trHeight w:val="18"/>
        </w:trPr>
        <w:tc>
          <w:tcPr>
            <w:tcW w:w="1360" w:type="dxa"/>
            <w:tcBorders>
              <w:top w:val="single" w:sz="8" w:space="0" w:color="FFFFFF"/>
              <w:left w:val="single" w:sz="8" w:space="0" w:color="FFFFFF"/>
              <w:bottom w:val="single" w:sz="8" w:space="0" w:color="FFFFFF"/>
              <w:right w:val="single" w:sz="8" w:space="0" w:color="FFFFFF"/>
            </w:tcBorders>
            <w:shd w:val="clear" w:color="auto" w:fill="E7EAED"/>
            <w:tcMar>
              <w:top w:w="72" w:type="dxa"/>
              <w:left w:w="144" w:type="dxa"/>
              <w:bottom w:w="72" w:type="dxa"/>
              <w:right w:w="144" w:type="dxa"/>
            </w:tcMar>
            <w:hideMark/>
          </w:tcPr>
          <w:p w14:paraId="0F439D52" w14:textId="77777777" w:rsidR="007B37B8" w:rsidRPr="007B37B8" w:rsidRDefault="007B37B8" w:rsidP="007B37B8">
            <w:pPr>
              <w:spacing w:before="100" w:beforeAutospacing="1" w:after="100" w:afterAutospacing="1" w:line="240" w:lineRule="auto"/>
              <w:rPr>
                <w:rFonts w:ascii="Times New Roman" w:eastAsia="Times New Roman" w:hAnsi="Times New Roman" w:cs="Times New Roman"/>
                <w:kern w:val="0"/>
                <w:sz w:val="24"/>
                <w:szCs w:val="24"/>
                <w:lang w:val="en-US" w:eastAsia="en-IN" w:bidi="hi-IN"/>
                <w14:ligatures w14:val="none"/>
              </w:rPr>
            </w:pPr>
            <w:r w:rsidRPr="007B37B8">
              <w:rPr>
                <w:rFonts w:ascii="Times New Roman" w:eastAsia="Times New Roman" w:hAnsi="Times New Roman" w:cs="Times New Roman"/>
                <w:kern w:val="0"/>
                <w:sz w:val="24"/>
                <w:szCs w:val="24"/>
                <w:lang w:val="en-US" w:eastAsia="en-IN" w:bidi="hi-IN"/>
                <w14:ligatures w14:val="none"/>
              </w:rPr>
              <w:t>PB7</w:t>
            </w:r>
          </w:p>
        </w:tc>
        <w:tc>
          <w:tcPr>
            <w:tcW w:w="4442" w:type="dxa"/>
            <w:tcBorders>
              <w:top w:val="single" w:sz="8" w:space="0" w:color="FFFFFF"/>
              <w:left w:val="single" w:sz="8" w:space="0" w:color="FFFFFF"/>
              <w:bottom w:val="single" w:sz="8" w:space="0" w:color="FFFFFF"/>
              <w:right w:val="single" w:sz="8" w:space="0" w:color="FFFFFF"/>
            </w:tcBorders>
            <w:shd w:val="clear" w:color="auto" w:fill="E7EAED"/>
            <w:tcMar>
              <w:top w:w="72" w:type="dxa"/>
              <w:left w:w="144" w:type="dxa"/>
              <w:bottom w:w="72" w:type="dxa"/>
              <w:right w:w="144" w:type="dxa"/>
            </w:tcMar>
            <w:hideMark/>
          </w:tcPr>
          <w:p w14:paraId="2FF71C98" w14:textId="77777777" w:rsidR="007B37B8" w:rsidRPr="007B37B8" w:rsidRDefault="007B37B8" w:rsidP="007B37B8">
            <w:pPr>
              <w:spacing w:before="100" w:beforeAutospacing="1" w:after="100" w:afterAutospacing="1" w:line="240" w:lineRule="auto"/>
              <w:rPr>
                <w:rFonts w:ascii="Times New Roman" w:eastAsia="Times New Roman" w:hAnsi="Times New Roman" w:cs="Times New Roman"/>
                <w:kern w:val="0"/>
                <w:sz w:val="24"/>
                <w:szCs w:val="24"/>
                <w:lang w:val="en-US" w:eastAsia="en-IN" w:bidi="hi-IN"/>
                <w14:ligatures w14:val="none"/>
              </w:rPr>
            </w:pPr>
            <w:r w:rsidRPr="007B37B8">
              <w:rPr>
                <w:rFonts w:ascii="Times New Roman" w:eastAsia="Times New Roman" w:hAnsi="Times New Roman" w:cs="Times New Roman"/>
                <w:kern w:val="0"/>
                <w:sz w:val="24"/>
                <w:szCs w:val="24"/>
                <w:lang w:val="en-US" w:eastAsia="en-IN" w:bidi="hi-IN"/>
                <w14:ligatures w14:val="none"/>
              </w:rPr>
              <w:t>Mode- fwd-rev</w:t>
            </w:r>
          </w:p>
        </w:tc>
        <w:tc>
          <w:tcPr>
            <w:tcW w:w="1701" w:type="dxa"/>
            <w:tcBorders>
              <w:top w:val="single" w:sz="8" w:space="0" w:color="FFFFFF"/>
              <w:left w:val="single" w:sz="8" w:space="0" w:color="FFFFFF"/>
              <w:bottom w:val="single" w:sz="8" w:space="0" w:color="FFFFFF"/>
              <w:right w:val="single" w:sz="8" w:space="0" w:color="FFFFFF"/>
            </w:tcBorders>
            <w:shd w:val="clear" w:color="auto" w:fill="E7EAED"/>
            <w:tcMar>
              <w:top w:w="72" w:type="dxa"/>
              <w:left w:w="144" w:type="dxa"/>
              <w:bottom w:w="72" w:type="dxa"/>
              <w:right w:w="144" w:type="dxa"/>
            </w:tcMar>
            <w:hideMark/>
          </w:tcPr>
          <w:p w14:paraId="3610C9D6" w14:textId="77777777" w:rsidR="007B37B8" w:rsidRPr="007B37B8" w:rsidRDefault="007B37B8" w:rsidP="007B37B8">
            <w:pPr>
              <w:spacing w:before="100" w:beforeAutospacing="1" w:after="100" w:afterAutospacing="1" w:line="240" w:lineRule="auto"/>
              <w:rPr>
                <w:rFonts w:ascii="Times New Roman" w:eastAsia="Times New Roman" w:hAnsi="Times New Roman" w:cs="Times New Roman"/>
                <w:kern w:val="0"/>
                <w:sz w:val="24"/>
                <w:szCs w:val="24"/>
                <w:lang w:val="en-US" w:eastAsia="en-IN" w:bidi="hi-IN"/>
                <w14:ligatures w14:val="none"/>
              </w:rPr>
            </w:pPr>
            <w:r w:rsidRPr="007B37B8">
              <w:rPr>
                <w:rFonts w:ascii="Times New Roman" w:eastAsia="Times New Roman" w:hAnsi="Times New Roman" w:cs="Times New Roman"/>
                <w:kern w:val="0"/>
                <w:sz w:val="24"/>
                <w:szCs w:val="24"/>
                <w:lang w:val="en-US" w:eastAsia="en-IN" w:bidi="hi-IN"/>
                <w14:ligatures w14:val="none"/>
              </w:rPr>
              <w:t>GPIn</w:t>
            </w:r>
          </w:p>
        </w:tc>
      </w:tr>
      <w:tr w:rsidR="007B37B8" w:rsidRPr="007B37B8" w14:paraId="478872C9" w14:textId="77777777" w:rsidTr="007B37B8">
        <w:trPr>
          <w:trHeight w:val="18"/>
        </w:trPr>
        <w:tc>
          <w:tcPr>
            <w:tcW w:w="1360" w:type="dxa"/>
            <w:tcBorders>
              <w:top w:val="single" w:sz="8" w:space="0" w:color="FFFFFF"/>
              <w:left w:val="single" w:sz="8" w:space="0" w:color="FFFFFF"/>
              <w:bottom w:val="single" w:sz="8" w:space="0" w:color="FFFFFF"/>
              <w:right w:val="single" w:sz="8" w:space="0" w:color="FFFFFF"/>
            </w:tcBorders>
            <w:shd w:val="clear" w:color="auto" w:fill="E7EAED"/>
            <w:tcMar>
              <w:top w:w="72" w:type="dxa"/>
              <w:left w:w="144" w:type="dxa"/>
              <w:bottom w:w="72" w:type="dxa"/>
              <w:right w:w="144" w:type="dxa"/>
            </w:tcMar>
            <w:hideMark/>
          </w:tcPr>
          <w:p w14:paraId="73C6D75A" w14:textId="77777777" w:rsidR="007B37B8" w:rsidRPr="007B37B8" w:rsidRDefault="007B37B8" w:rsidP="007B37B8">
            <w:pPr>
              <w:spacing w:before="100" w:beforeAutospacing="1" w:after="100" w:afterAutospacing="1" w:line="240" w:lineRule="auto"/>
              <w:rPr>
                <w:rFonts w:ascii="Times New Roman" w:eastAsia="Times New Roman" w:hAnsi="Times New Roman" w:cs="Times New Roman"/>
                <w:kern w:val="0"/>
                <w:sz w:val="24"/>
                <w:szCs w:val="24"/>
                <w:lang w:val="en-US" w:eastAsia="en-IN" w:bidi="hi-IN"/>
                <w14:ligatures w14:val="none"/>
              </w:rPr>
            </w:pPr>
            <w:r w:rsidRPr="007B37B8">
              <w:rPr>
                <w:rFonts w:ascii="Times New Roman" w:eastAsia="Times New Roman" w:hAnsi="Times New Roman" w:cs="Times New Roman"/>
                <w:kern w:val="0"/>
                <w:sz w:val="24"/>
                <w:szCs w:val="24"/>
                <w:lang w:val="en-US" w:eastAsia="en-IN" w:bidi="hi-IN"/>
                <w14:ligatures w14:val="none"/>
              </w:rPr>
              <w:t>PB6</w:t>
            </w:r>
          </w:p>
        </w:tc>
        <w:tc>
          <w:tcPr>
            <w:tcW w:w="4442" w:type="dxa"/>
            <w:tcBorders>
              <w:top w:val="single" w:sz="8" w:space="0" w:color="FFFFFF"/>
              <w:left w:val="single" w:sz="8" w:space="0" w:color="FFFFFF"/>
              <w:bottom w:val="single" w:sz="8" w:space="0" w:color="FFFFFF"/>
              <w:right w:val="single" w:sz="8" w:space="0" w:color="FFFFFF"/>
            </w:tcBorders>
            <w:shd w:val="clear" w:color="auto" w:fill="E7EAED"/>
            <w:tcMar>
              <w:top w:w="72" w:type="dxa"/>
              <w:left w:w="144" w:type="dxa"/>
              <w:bottom w:w="72" w:type="dxa"/>
              <w:right w:w="144" w:type="dxa"/>
            </w:tcMar>
            <w:hideMark/>
          </w:tcPr>
          <w:p w14:paraId="2E407C2D" w14:textId="77777777" w:rsidR="007B37B8" w:rsidRPr="007B37B8" w:rsidRDefault="007B37B8" w:rsidP="007B37B8">
            <w:pPr>
              <w:spacing w:before="100" w:beforeAutospacing="1" w:after="100" w:afterAutospacing="1" w:line="240" w:lineRule="auto"/>
              <w:rPr>
                <w:rFonts w:ascii="Times New Roman" w:eastAsia="Times New Roman" w:hAnsi="Times New Roman" w:cs="Times New Roman"/>
                <w:kern w:val="0"/>
                <w:sz w:val="24"/>
                <w:szCs w:val="24"/>
                <w:lang w:val="en-US" w:eastAsia="en-IN" w:bidi="hi-IN"/>
                <w14:ligatures w14:val="none"/>
              </w:rPr>
            </w:pPr>
            <w:r w:rsidRPr="007B37B8">
              <w:rPr>
                <w:rFonts w:ascii="Times New Roman" w:eastAsia="Times New Roman" w:hAnsi="Times New Roman" w:cs="Times New Roman"/>
                <w:kern w:val="0"/>
                <w:sz w:val="24"/>
                <w:szCs w:val="24"/>
                <w:lang w:val="en-US" w:eastAsia="en-IN" w:bidi="hi-IN"/>
                <w14:ligatures w14:val="none"/>
              </w:rPr>
              <w:t>TRC – PWMOut Throttle</w:t>
            </w:r>
          </w:p>
        </w:tc>
        <w:tc>
          <w:tcPr>
            <w:tcW w:w="1701" w:type="dxa"/>
            <w:tcBorders>
              <w:top w:val="single" w:sz="8" w:space="0" w:color="FFFFFF"/>
              <w:left w:val="single" w:sz="8" w:space="0" w:color="FFFFFF"/>
              <w:bottom w:val="single" w:sz="8" w:space="0" w:color="FFFFFF"/>
              <w:right w:val="single" w:sz="8" w:space="0" w:color="FFFFFF"/>
            </w:tcBorders>
            <w:shd w:val="clear" w:color="auto" w:fill="E7EAED"/>
            <w:tcMar>
              <w:top w:w="72" w:type="dxa"/>
              <w:left w:w="144" w:type="dxa"/>
              <w:bottom w:w="72" w:type="dxa"/>
              <w:right w:w="144" w:type="dxa"/>
            </w:tcMar>
            <w:hideMark/>
          </w:tcPr>
          <w:p w14:paraId="7AE89426" w14:textId="77777777" w:rsidR="007B37B8" w:rsidRPr="007B37B8" w:rsidRDefault="007B37B8" w:rsidP="007B37B8">
            <w:pPr>
              <w:spacing w:before="100" w:beforeAutospacing="1" w:after="100" w:afterAutospacing="1" w:line="240" w:lineRule="auto"/>
              <w:rPr>
                <w:rFonts w:ascii="Times New Roman" w:eastAsia="Times New Roman" w:hAnsi="Times New Roman" w:cs="Times New Roman"/>
                <w:kern w:val="0"/>
                <w:sz w:val="24"/>
                <w:szCs w:val="24"/>
                <w:lang w:val="en-US" w:eastAsia="en-IN" w:bidi="hi-IN"/>
                <w14:ligatures w14:val="none"/>
              </w:rPr>
            </w:pPr>
            <w:r w:rsidRPr="007B37B8">
              <w:rPr>
                <w:rFonts w:ascii="Times New Roman" w:eastAsia="Times New Roman" w:hAnsi="Times New Roman" w:cs="Times New Roman"/>
                <w:kern w:val="0"/>
                <w:sz w:val="24"/>
                <w:szCs w:val="24"/>
                <w:lang w:val="en-US" w:eastAsia="en-IN" w:bidi="hi-IN"/>
                <w14:ligatures w14:val="none"/>
              </w:rPr>
              <w:t>PWM Out</w:t>
            </w:r>
          </w:p>
        </w:tc>
      </w:tr>
      <w:tr w:rsidR="007B37B8" w:rsidRPr="007B37B8" w14:paraId="42734777" w14:textId="77777777" w:rsidTr="007B37B8">
        <w:trPr>
          <w:trHeight w:val="18"/>
        </w:trPr>
        <w:tc>
          <w:tcPr>
            <w:tcW w:w="1360" w:type="dxa"/>
            <w:tcBorders>
              <w:top w:val="single" w:sz="8" w:space="0" w:color="FFFFFF"/>
              <w:left w:val="single" w:sz="8" w:space="0" w:color="FFFFFF"/>
              <w:bottom w:val="single" w:sz="8" w:space="0" w:color="FFFFFF"/>
              <w:right w:val="single" w:sz="8" w:space="0" w:color="FFFFFF"/>
            </w:tcBorders>
            <w:shd w:val="clear" w:color="auto" w:fill="E7EAED"/>
            <w:tcMar>
              <w:top w:w="72" w:type="dxa"/>
              <w:left w:w="144" w:type="dxa"/>
              <w:bottom w:w="72" w:type="dxa"/>
              <w:right w:w="144" w:type="dxa"/>
            </w:tcMar>
            <w:hideMark/>
          </w:tcPr>
          <w:p w14:paraId="58A861F5" w14:textId="77777777" w:rsidR="007B37B8" w:rsidRPr="007B37B8" w:rsidRDefault="007B37B8" w:rsidP="007B37B8">
            <w:pPr>
              <w:spacing w:before="100" w:beforeAutospacing="1" w:after="100" w:afterAutospacing="1" w:line="240" w:lineRule="auto"/>
              <w:rPr>
                <w:rFonts w:ascii="Times New Roman" w:eastAsia="Times New Roman" w:hAnsi="Times New Roman" w:cs="Times New Roman"/>
                <w:kern w:val="0"/>
                <w:sz w:val="24"/>
                <w:szCs w:val="24"/>
                <w:lang w:val="en-US" w:eastAsia="en-IN" w:bidi="hi-IN"/>
                <w14:ligatures w14:val="none"/>
              </w:rPr>
            </w:pPr>
            <w:r w:rsidRPr="007B37B8">
              <w:rPr>
                <w:rFonts w:ascii="Times New Roman" w:eastAsia="Times New Roman" w:hAnsi="Times New Roman" w:cs="Times New Roman"/>
                <w:kern w:val="0"/>
                <w:sz w:val="24"/>
                <w:szCs w:val="24"/>
                <w:lang w:val="en-US" w:eastAsia="en-IN" w:bidi="hi-IN"/>
                <w14:ligatures w14:val="none"/>
              </w:rPr>
              <w:t>PB5</w:t>
            </w:r>
          </w:p>
        </w:tc>
        <w:tc>
          <w:tcPr>
            <w:tcW w:w="4442" w:type="dxa"/>
            <w:tcBorders>
              <w:top w:val="single" w:sz="8" w:space="0" w:color="FFFFFF"/>
              <w:left w:val="single" w:sz="8" w:space="0" w:color="FFFFFF"/>
              <w:bottom w:val="single" w:sz="8" w:space="0" w:color="FFFFFF"/>
              <w:right w:val="single" w:sz="8" w:space="0" w:color="FFFFFF"/>
            </w:tcBorders>
            <w:shd w:val="clear" w:color="auto" w:fill="E7EAED"/>
            <w:tcMar>
              <w:top w:w="72" w:type="dxa"/>
              <w:left w:w="144" w:type="dxa"/>
              <w:bottom w:w="72" w:type="dxa"/>
              <w:right w:w="144" w:type="dxa"/>
            </w:tcMar>
            <w:hideMark/>
          </w:tcPr>
          <w:p w14:paraId="4EC2E525" w14:textId="77777777" w:rsidR="007B37B8" w:rsidRPr="007B37B8" w:rsidRDefault="007B37B8" w:rsidP="007B37B8">
            <w:pPr>
              <w:spacing w:before="100" w:beforeAutospacing="1" w:after="100" w:afterAutospacing="1" w:line="240" w:lineRule="auto"/>
              <w:rPr>
                <w:rFonts w:ascii="Times New Roman" w:eastAsia="Times New Roman" w:hAnsi="Times New Roman" w:cs="Times New Roman"/>
                <w:kern w:val="0"/>
                <w:sz w:val="24"/>
                <w:szCs w:val="24"/>
                <w:lang w:val="en-US" w:eastAsia="en-IN" w:bidi="hi-IN"/>
                <w14:ligatures w14:val="none"/>
              </w:rPr>
            </w:pPr>
            <w:r w:rsidRPr="007B37B8">
              <w:rPr>
                <w:rFonts w:ascii="Times New Roman" w:eastAsia="Times New Roman" w:hAnsi="Times New Roman" w:cs="Times New Roman"/>
                <w:kern w:val="0"/>
                <w:sz w:val="24"/>
                <w:szCs w:val="24"/>
                <w:lang w:val="en-US" w:eastAsia="en-IN" w:bidi="hi-IN"/>
                <w14:ligatures w14:val="none"/>
              </w:rPr>
              <w:t>MOSI- SFLASH</w:t>
            </w:r>
          </w:p>
        </w:tc>
        <w:tc>
          <w:tcPr>
            <w:tcW w:w="1701" w:type="dxa"/>
            <w:tcBorders>
              <w:top w:val="single" w:sz="8" w:space="0" w:color="FFFFFF"/>
              <w:left w:val="single" w:sz="8" w:space="0" w:color="FFFFFF"/>
              <w:bottom w:val="single" w:sz="8" w:space="0" w:color="FFFFFF"/>
              <w:right w:val="single" w:sz="8" w:space="0" w:color="FFFFFF"/>
            </w:tcBorders>
            <w:shd w:val="clear" w:color="auto" w:fill="E7EAED"/>
            <w:tcMar>
              <w:top w:w="72" w:type="dxa"/>
              <w:left w:w="144" w:type="dxa"/>
              <w:bottom w:w="72" w:type="dxa"/>
              <w:right w:w="144" w:type="dxa"/>
            </w:tcMar>
            <w:hideMark/>
          </w:tcPr>
          <w:p w14:paraId="25DDA0EC" w14:textId="77777777" w:rsidR="007B37B8" w:rsidRPr="007B37B8" w:rsidRDefault="007B37B8" w:rsidP="007B37B8">
            <w:pPr>
              <w:spacing w:before="100" w:beforeAutospacing="1" w:after="100" w:afterAutospacing="1" w:line="240" w:lineRule="auto"/>
              <w:rPr>
                <w:rFonts w:ascii="Times New Roman" w:eastAsia="Times New Roman" w:hAnsi="Times New Roman" w:cs="Times New Roman"/>
                <w:kern w:val="0"/>
                <w:sz w:val="24"/>
                <w:szCs w:val="24"/>
                <w:lang w:val="en-US" w:eastAsia="en-IN" w:bidi="hi-IN"/>
                <w14:ligatures w14:val="none"/>
              </w:rPr>
            </w:pPr>
            <w:r w:rsidRPr="007B37B8">
              <w:rPr>
                <w:rFonts w:ascii="Times New Roman" w:eastAsia="Times New Roman" w:hAnsi="Times New Roman" w:cs="Times New Roman"/>
                <w:kern w:val="0"/>
                <w:sz w:val="24"/>
                <w:szCs w:val="24"/>
                <w:lang w:val="en-US" w:eastAsia="en-IN" w:bidi="hi-IN"/>
                <w14:ligatures w14:val="none"/>
              </w:rPr>
              <w:t>SPI</w:t>
            </w:r>
          </w:p>
        </w:tc>
      </w:tr>
      <w:tr w:rsidR="007B37B8" w:rsidRPr="007B37B8" w14:paraId="3B861260" w14:textId="77777777" w:rsidTr="007B37B8">
        <w:trPr>
          <w:trHeight w:val="18"/>
        </w:trPr>
        <w:tc>
          <w:tcPr>
            <w:tcW w:w="1360" w:type="dxa"/>
            <w:tcBorders>
              <w:top w:val="single" w:sz="8" w:space="0" w:color="FFFFFF"/>
              <w:left w:val="single" w:sz="8" w:space="0" w:color="FFFFFF"/>
              <w:bottom w:val="single" w:sz="8" w:space="0" w:color="FFFFFF"/>
              <w:right w:val="single" w:sz="8" w:space="0" w:color="FFFFFF"/>
            </w:tcBorders>
            <w:shd w:val="clear" w:color="auto" w:fill="E7EAED"/>
            <w:tcMar>
              <w:top w:w="72" w:type="dxa"/>
              <w:left w:w="144" w:type="dxa"/>
              <w:bottom w:w="72" w:type="dxa"/>
              <w:right w:w="144" w:type="dxa"/>
            </w:tcMar>
            <w:hideMark/>
          </w:tcPr>
          <w:p w14:paraId="5B896FE1" w14:textId="77777777" w:rsidR="007B37B8" w:rsidRPr="007B37B8" w:rsidRDefault="007B37B8" w:rsidP="007B37B8">
            <w:pPr>
              <w:spacing w:before="100" w:beforeAutospacing="1" w:after="100" w:afterAutospacing="1" w:line="240" w:lineRule="auto"/>
              <w:rPr>
                <w:rFonts w:ascii="Times New Roman" w:eastAsia="Times New Roman" w:hAnsi="Times New Roman" w:cs="Times New Roman"/>
                <w:kern w:val="0"/>
                <w:sz w:val="24"/>
                <w:szCs w:val="24"/>
                <w:lang w:val="en-US" w:eastAsia="en-IN" w:bidi="hi-IN"/>
                <w14:ligatures w14:val="none"/>
              </w:rPr>
            </w:pPr>
            <w:r w:rsidRPr="007B37B8">
              <w:rPr>
                <w:rFonts w:ascii="Times New Roman" w:eastAsia="Times New Roman" w:hAnsi="Times New Roman" w:cs="Times New Roman"/>
                <w:kern w:val="0"/>
                <w:sz w:val="24"/>
                <w:szCs w:val="24"/>
                <w:lang w:val="en-US" w:eastAsia="en-IN" w:bidi="hi-IN"/>
                <w14:ligatures w14:val="none"/>
              </w:rPr>
              <w:t>PB4</w:t>
            </w:r>
          </w:p>
        </w:tc>
        <w:tc>
          <w:tcPr>
            <w:tcW w:w="4442" w:type="dxa"/>
            <w:tcBorders>
              <w:top w:val="single" w:sz="8" w:space="0" w:color="FFFFFF"/>
              <w:left w:val="single" w:sz="8" w:space="0" w:color="FFFFFF"/>
              <w:bottom w:val="single" w:sz="8" w:space="0" w:color="FFFFFF"/>
              <w:right w:val="single" w:sz="8" w:space="0" w:color="FFFFFF"/>
            </w:tcBorders>
            <w:shd w:val="clear" w:color="auto" w:fill="E7EAED"/>
            <w:tcMar>
              <w:top w:w="72" w:type="dxa"/>
              <w:left w:w="144" w:type="dxa"/>
              <w:bottom w:w="72" w:type="dxa"/>
              <w:right w:w="144" w:type="dxa"/>
            </w:tcMar>
            <w:hideMark/>
          </w:tcPr>
          <w:p w14:paraId="4295E7CD" w14:textId="77777777" w:rsidR="007B37B8" w:rsidRPr="007B37B8" w:rsidRDefault="007B37B8" w:rsidP="007B37B8">
            <w:pPr>
              <w:spacing w:before="100" w:beforeAutospacing="1" w:after="100" w:afterAutospacing="1" w:line="240" w:lineRule="auto"/>
              <w:rPr>
                <w:rFonts w:ascii="Times New Roman" w:eastAsia="Times New Roman" w:hAnsi="Times New Roman" w:cs="Times New Roman"/>
                <w:kern w:val="0"/>
                <w:sz w:val="24"/>
                <w:szCs w:val="24"/>
                <w:lang w:val="en-US" w:eastAsia="en-IN" w:bidi="hi-IN"/>
                <w14:ligatures w14:val="none"/>
              </w:rPr>
            </w:pPr>
            <w:r w:rsidRPr="007B37B8">
              <w:rPr>
                <w:rFonts w:ascii="Times New Roman" w:eastAsia="Times New Roman" w:hAnsi="Times New Roman" w:cs="Times New Roman"/>
                <w:kern w:val="0"/>
                <w:sz w:val="24"/>
                <w:szCs w:val="24"/>
                <w:lang w:val="en-US" w:eastAsia="en-IN" w:bidi="hi-IN"/>
                <w14:ligatures w14:val="none"/>
              </w:rPr>
              <w:t>MISO- SFLASH</w:t>
            </w:r>
          </w:p>
        </w:tc>
        <w:tc>
          <w:tcPr>
            <w:tcW w:w="1701" w:type="dxa"/>
            <w:tcBorders>
              <w:top w:val="single" w:sz="8" w:space="0" w:color="FFFFFF"/>
              <w:left w:val="single" w:sz="8" w:space="0" w:color="FFFFFF"/>
              <w:bottom w:val="single" w:sz="8" w:space="0" w:color="FFFFFF"/>
              <w:right w:val="single" w:sz="8" w:space="0" w:color="FFFFFF"/>
            </w:tcBorders>
            <w:shd w:val="clear" w:color="auto" w:fill="E7EAED"/>
            <w:tcMar>
              <w:top w:w="72" w:type="dxa"/>
              <w:left w:w="144" w:type="dxa"/>
              <w:bottom w:w="72" w:type="dxa"/>
              <w:right w:w="144" w:type="dxa"/>
            </w:tcMar>
            <w:hideMark/>
          </w:tcPr>
          <w:p w14:paraId="0BEA6DE1" w14:textId="77777777" w:rsidR="007B37B8" w:rsidRPr="007B37B8" w:rsidRDefault="007B37B8" w:rsidP="007B37B8">
            <w:pPr>
              <w:spacing w:before="100" w:beforeAutospacing="1" w:after="100" w:afterAutospacing="1" w:line="240" w:lineRule="auto"/>
              <w:rPr>
                <w:rFonts w:ascii="Times New Roman" w:eastAsia="Times New Roman" w:hAnsi="Times New Roman" w:cs="Times New Roman"/>
                <w:kern w:val="0"/>
                <w:sz w:val="24"/>
                <w:szCs w:val="24"/>
                <w:lang w:val="en-US" w:eastAsia="en-IN" w:bidi="hi-IN"/>
                <w14:ligatures w14:val="none"/>
              </w:rPr>
            </w:pPr>
            <w:r w:rsidRPr="007B37B8">
              <w:rPr>
                <w:rFonts w:ascii="Times New Roman" w:eastAsia="Times New Roman" w:hAnsi="Times New Roman" w:cs="Times New Roman"/>
                <w:kern w:val="0"/>
                <w:sz w:val="24"/>
                <w:szCs w:val="24"/>
                <w:lang w:val="en-US" w:eastAsia="en-IN" w:bidi="hi-IN"/>
                <w14:ligatures w14:val="none"/>
              </w:rPr>
              <w:t>SPI</w:t>
            </w:r>
          </w:p>
        </w:tc>
      </w:tr>
      <w:tr w:rsidR="007B37B8" w:rsidRPr="007B37B8" w14:paraId="538EE157" w14:textId="77777777" w:rsidTr="007B37B8">
        <w:trPr>
          <w:trHeight w:val="18"/>
        </w:trPr>
        <w:tc>
          <w:tcPr>
            <w:tcW w:w="1360" w:type="dxa"/>
            <w:tcBorders>
              <w:top w:val="single" w:sz="8" w:space="0" w:color="FFFFFF"/>
              <w:left w:val="single" w:sz="8" w:space="0" w:color="FFFFFF"/>
              <w:bottom w:val="single" w:sz="8" w:space="0" w:color="FFFFFF"/>
              <w:right w:val="single" w:sz="8" w:space="0" w:color="FFFFFF"/>
            </w:tcBorders>
            <w:shd w:val="clear" w:color="auto" w:fill="E7EAED"/>
            <w:tcMar>
              <w:top w:w="72" w:type="dxa"/>
              <w:left w:w="144" w:type="dxa"/>
              <w:bottom w:w="72" w:type="dxa"/>
              <w:right w:w="144" w:type="dxa"/>
            </w:tcMar>
            <w:hideMark/>
          </w:tcPr>
          <w:p w14:paraId="217BCB36" w14:textId="77777777" w:rsidR="007B37B8" w:rsidRPr="007B37B8" w:rsidRDefault="007B37B8" w:rsidP="007B37B8">
            <w:pPr>
              <w:spacing w:before="100" w:beforeAutospacing="1" w:after="100" w:afterAutospacing="1" w:line="240" w:lineRule="auto"/>
              <w:rPr>
                <w:rFonts w:ascii="Times New Roman" w:eastAsia="Times New Roman" w:hAnsi="Times New Roman" w:cs="Times New Roman"/>
                <w:kern w:val="0"/>
                <w:sz w:val="24"/>
                <w:szCs w:val="24"/>
                <w:lang w:val="en-US" w:eastAsia="en-IN" w:bidi="hi-IN"/>
                <w14:ligatures w14:val="none"/>
              </w:rPr>
            </w:pPr>
            <w:r w:rsidRPr="007B37B8">
              <w:rPr>
                <w:rFonts w:ascii="Times New Roman" w:eastAsia="Times New Roman" w:hAnsi="Times New Roman" w:cs="Times New Roman"/>
                <w:kern w:val="0"/>
                <w:sz w:val="24"/>
                <w:szCs w:val="24"/>
                <w:lang w:val="en-US" w:eastAsia="en-IN" w:bidi="hi-IN"/>
                <w14:ligatures w14:val="none"/>
              </w:rPr>
              <w:t>PB3</w:t>
            </w:r>
          </w:p>
        </w:tc>
        <w:tc>
          <w:tcPr>
            <w:tcW w:w="4442" w:type="dxa"/>
            <w:tcBorders>
              <w:top w:val="single" w:sz="8" w:space="0" w:color="FFFFFF"/>
              <w:left w:val="single" w:sz="8" w:space="0" w:color="FFFFFF"/>
              <w:bottom w:val="single" w:sz="8" w:space="0" w:color="FFFFFF"/>
              <w:right w:val="single" w:sz="8" w:space="0" w:color="FFFFFF"/>
            </w:tcBorders>
            <w:shd w:val="clear" w:color="auto" w:fill="E7EAED"/>
            <w:tcMar>
              <w:top w:w="72" w:type="dxa"/>
              <w:left w:w="144" w:type="dxa"/>
              <w:bottom w:w="72" w:type="dxa"/>
              <w:right w:w="144" w:type="dxa"/>
            </w:tcMar>
            <w:hideMark/>
          </w:tcPr>
          <w:p w14:paraId="252FA465" w14:textId="77777777" w:rsidR="007B37B8" w:rsidRPr="007B37B8" w:rsidRDefault="007B37B8" w:rsidP="007B37B8">
            <w:pPr>
              <w:spacing w:before="100" w:beforeAutospacing="1" w:after="100" w:afterAutospacing="1" w:line="240" w:lineRule="auto"/>
              <w:rPr>
                <w:rFonts w:ascii="Times New Roman" w:eastAsia="Times New Roman" w:hAnsi="Times New Roman" w:cs="Times New Roman"/>
                <w:kern w:val="0"/>
                <w:sz w:val="24"/>
                <w:szCs w:val="24"/>
                <w:lang w:val="en-US" w:eastAsia="en-IN" w:bidi="hi-IN"/>
                <w14:ligatures w14:val="none"/>
              </w:rPr>
            </w:pPr>
            <w:r w:rsidRPr="007B37B8">
              <w:rPr>
                <w:rFonts w:ascii="Times New Roman" w:eastAsia="Times New Roman" w:hAnsi="Times New Roman" w:cs="Times New Roman"/>
                <w:kern w:val="0"/>
                <w:sz w:val="24"/>
                <w:szCs w:val="24"/>
                <w:lang w:val="en-US" w:eastAsia="en-IN" w:bidi="hi-IN"/>
                <w14:ligatures w14:val="none"/>
              </w:rPr>
              <w:t>SCK- SFLASH</w:t>
            </w:r>
          </w:p>
        </w:tc>
        <w:tc>
          <w:tcPr>
            <w:tcW w:w="1701" w:type="dxa"/>
            <w:tcBorders>
              <w:top w:val="single" w:sz="8" w:space="0" w:color="FFFFFF"/>
              <w:left w:val="single" w:sz="8" w:space="0" w:color="FFFFFF"/>
              <w:bottom w:val="single" w:sz="8" w:space="0" w:color="FFFFFF"/>
              <w:right w:val="single" w:sz="8" w:space="0" w:color="FFFFFF"/>
            </w:tcBorders>
            <w:shd w:val="clear" w:color="auto" w:fill="E7EAED"/>
            <w:tcMar>
              <w:top w:w="72" w:type="dxa"/>
              <w:left w:w="144" w:type="dxa"/>
              <w:bottom w:w="72" w:type="dxa"/>
              <w:right w:w="144" w:type="dxa"/>
            </w:tcMar>
            <w:hideMark/>
          </w:tcPr>
          <w:p w14:paraId="2FC27F00" w14:textId="77777777" w:rsidR="007B37B8" w:rsidRPr="007B37B8" w:rsidRDefault="007B37B8" w:rsidP="007B37B8">
            <w:pPr>
              <w:spacing w:before="100" w:beforeAutospacing="1" w:after="100" w:afterAutospacing="1" w:line="240" w:lineRule="auto"/>
              <w:rPr>
                <w:rFonts w:ascii="Times New Roman" w:eastAsia="Times New Roman" w:hAnsi="Times New Roman" w:cs="Times New Roman"/>
                <w:kern w:val="0"/>
                <w:sz w:val="24"/>
                <w:szCs w:val="24"/>
                <w:lang w:val="en-US" w:eastAsia="en-IN" w:bidi="hi-IN"/>
                <w14:ligatures w14:val="none"/>
              </w:rPr>
            </w:pPr>
            <w:r w:rsidRPr="007B37B8">
              <w:rPr>
                <w:rFonts w:ascii="Times New Roman" w:eastAsia="Times New Roman" w:hAnsi="Times New Roman" w:cs="Times New Roman"/>
                <w:kern w:val="0"/>
                <w:sz w:val="24"/>
                <w:szCs w:val="24"/>
                <w:lang w:val="en-US" w:eastAsia="en-IN" w:bidi="hi-IN"/>
                <w14:ligatures w14:val="none"/>
              </w:rPr>
              <w:t>SPI</w:t>
            </w:r>
          </w:p>
        </w:tc>
      </w:tr>
      <w:tr w:rsidR="007B37B8" w:rsidRPr="007B37B8" w14:paraId="0D967ACF" w14:textId="77777777" w:rsidTr="007B37B8">
        <w:trPr>
          <w:trHeight w:val="18"/>
        </w:trPr>
        <w:tc>
          <w:tcPr>
            <w:tcW w:w="1360" w:type="dxa"/>
            <w:tcBorders>
              <w:top w:val="single" w:sz="8" w:space="0" w:color="FFFFFF"/>
              <w:left w:val="single" w:sz="8" w:space="0" w:color="FFFFFF"/>
              <w:bottom w:val="single" w:sz="8" w:space="0" w:color="FFFFFF"/>
              <w:right w:val="single" w:sz="8" w:space="0" w:color="FFFFFF"/>
            </w:tcBorders>
            <w:shd w:val="clear" w:color="auto" w:fill="E7EAED"/>
            <w:tcMar>
              <w:top w:w="72" w:type="dxa"/>
              <w:left w:w="144" w:type="dxa"/>
              <w:bottom w:w="72" w:type="dxa"/>
              <w:right w:w="144" w:type="dxa"/>
            </w:tcMar>
            <w:hideMark/>
          </w:tcPr>
          <w:p w14:paraId="2B67A53E" w14:textId="77777777" w:rsidR="007B37B8" w:rsidRPr="007B37B8" w:rsidRDefault="007B37B8" w:rsidP="007B37B8">
            <w:pPr>
              <w:spacing w:before="100" w:beforeAutospacing="1" w:after="100" w:afterAutospacing="1" w:line="240" w:lineRule="auto"/>
              <w:rPr>
                <w:rFonts w:ascii="Times New Roman" w:eastAsia="Times New Roman" w:hAnsi="Times New Roman" w:cs="Times New Roman"/>
                <w:kern w:val="0"/>
                <w:sz w:val="24"/>
                <w:szCs w:val="24"/>
                <w:lang w:val="en-US" w:eastAsia="en-IN" w:bidi="hi-IN"/>
                <w14:ligatures w14:val="none"/>
              </w:rPr>
            </w:pPr>
            <w:r w:rsidRPr="007B37B8">
              <w:rPr>
                <w:rFonts w:ascii="Times New Roman" w:eastAsia="Times New Roman" w:hAnsi="Times New Roman" w:cs="Times New Roman"/>
                <w:kern w:val="0"/>
                <w:sz w:val="24"/>
                <w:szCs w:val="24"/>
                <w:lang w:val="en-US" w:eastAsia="en-IN" w:bidi="hi-IN"/>
                <w14:ligatures w14:val="none"/>
              </w:rPr>
              <w:t>PD3</w:t>
            </w:r>
          </w:p>
        </w:tc>
        <w:tc>
          <w:tcPr>
            <w:tcW w:w="4442" w:type="dxa"/>
            <w:tcBorders>
              <w:top w:val="single" w:sz="8" w:space="0" w:color="FFFFFF"/>
              <w:left w:val="single" w:sz="8" w:space="0" w:color="FFFFFF"/>
              <w:bottom w:val="single" w:sz="8" w:space="0" w:color="FFFFFF"/>
              <w:right w:val="single" w:sz="8" w:space="0" w:color="FFFFFF"/>
            </w:tcBorders>
            <w:shd w:val="clear" w:color="auto" w:fill="E7EAED"/>
            <w:tcMar>
              <w:top w:w="72" w:type="dxa"/>
              <w:left w:w="144" w:type="dxa"/>
              <w:bottom w:w="72" w:type="dxa"/>
              <w:right w:w="144" w:type="dxa"/>
            </w:tcMar>
            <w:hideMark/>
          </w:tcPr>
          <w:p w14:paraId="423AFECF" w14:textId="77777777" w:rsidR="007B37B8" w:rsidRPr="007B37B8" w:rsidRDefault="007B37B8" w:rsidP="007B37B8">
            <w:pPr>
              <w:spacing w:before="100" w:beforeAutospacing="1" w:after="100" w:afterAutospacing="1" w:line="240" w:lineRule="auto"/>
              <w:rPr>
                <w:rFonts w:ascii="Times New Roman" w:eastAsia="Times New Roman" w:hAnsi="Times New Roman" w:cs="Times New Roman"/>
                <w:kern w:val="0"/>
                <w:sz w:val="24"/>
                <w:szCs w:val="24"/>
                <w:lang w:val="en-US" w:eastAsia="en-IN" w:bidi="hi-IN"/>
                <w14:ligatures w14:val="none"/>
              </w:rPr>
            </w:pPr>
            <w:r w:rsidRPr="007B37B8">
              <w:rPr>
                <w:rFonts w:ascii="Times New Roman" w:eastAsia="Times New Roman" w:hAnsi="Times New Roman" w:cs="Times New Roman"/>
                <w:kern w:val="0"/>
                <w:sz w:val="24"/>
                <w:szCs w:val="24"/>
                <w:lang w:val="en-US" w:eastAsia="en-IN" w:bidi="hi-IN"/>
                <w14:ligatures w14:val="none"/>
              </w:rPr>
              <w:t>NSS – SFLASH</w:t>
            </w:r>
          </w:p>
        </w:tc>
        <w:tc>
          <w:tcPr>
            <w:tcW w:w="1701" w:type="dxa"/>
            <w:tcBorders>
              <w:top w:val="single" w:sz="8" w:space="0" w:color="FFFFFF"/>
              <w:left w:val="single" w:sz="8" w:space="0" w:color="FFFFFF"/>
              <w:bottom w:val="single" w:sz="8" w:space="0" w:color="FFFFFF"/>
              <w:right w:val="single" w:sz="8" w:space="0" w:color="FFFFFF"/>
            </w:tcBorders>
            <w:shd w:val="clear" w:color="auto" w:fill="E7EAED"/>
            <w:tcMar>
              <w:top w:w="72" w:type="dxa"/>
              <w:left w:w="144" w:type="dxa"/>
              <w:bottom w:w="72" w:type="dxa"/>
              <w:right w:w="144" w:type="dxa"/>
            </w:tcMar>
            <w:hideMark/>
          </w:tcPr>
          <w:p w14:paraId="6C4E2962" w14:textId="77777777" w:rsidR="007B37B8" w:rsidRPr="007B37B8" w:rsidRDefault="007B37B8" w:rsidP="007B37B8">
            <w:pPr>
              <w:spacing w:before="100" w:beforeAutospacing="1" w:after="100" w:afterAutospacing="1" w:line="240" w:lineRule="auto"/>
              <w:rPr>
                <w:rFonts w:ascii="Times New Roman" w:eastAsia="Times New Roman" w:hAnsi="Times New Roman" w:cs="Times New Roman"/>
                <w:kern w:val="0"/>
                <w:sz w:val="24"/>
                <w:szCs w:val="24"/>
                <w:lang w:val="en-US" w:eastAsia="en-IN" w:bidi="hi-IN"/>
                <w14:ligatures w14:val="none"/>
              </w:rPr>
            </w:pPr>
            <w:r w:rsidRPr="007B37B8">
              <w:rPr>
                <w:rFonts w:ascii="Times New Roman" w:eastAsia="Times New Roman" w:hAnsi="Times New Roman" w:cs="Times New Roman"/>
                <w:kern w:val="0"/>
                <w:sz w:val="24"/>
                <w:szCs w:val="24"/>
                <w:lang w:val="en-US" w:eastAsia="en-IN" w:bidi="hi-IN"/>
                <w14:ligatures w14:val="none"/>
              </w:rPr>
              <w:t>GPOut</w:t>
            </w:r>
          </w:p>
        </w:tc>
      </w:tr>
      <w:tr w:rsidR="007B37B8" w:rsidRPr="007B37B8" w14:paraId="22DEBFD7" w14:textId="77777777" w:rsidTr="007B37B8">
        <w:trPr>
          <w:trHeight w:val="18"/>
        </w:trPr>
        <w:tc>
          <w:tcPr>
            <w:tcW w:w="1360" w:type="dxa"/>
            <w:tcBorders>
              <w:top w:val="single" w:sz="8" w:space="0" w:color="FFFFFF"/>
              <w:left w:val="single" w:sz="8" w:space="0" w:color="FFFFFF"/>
              <w:bottom w:val="single" w:sz="8" w:space="0" w:color="FFFFFF"/>
              <w:right w:val="single" w:sz="8" w:space="0" w:color="FFFFFF"/>
            </w:tcBorders>
            <w:shd w:val="clear" w:color="auto" w:fill="E7EAED"/>
            <w:tcMar>
              <w:top w:w="72" w:type="dxa"/>
              <w:left w:w="144" w:type="dxa"/>
              <w:bottom w:w="72" w:type="dxa"/>
              <w:right w:w="144" w:type="dxa"/>
            </w:tcMar>
            <w:hideMark/>
          </w:tcPr>
          <w:p w14:paraId="60F20162" w14:textId="77777777" w:rsidR="007B37B8" w:rsidRPr="007B37B8" w:rsidRDefault="007B37B8" w:rsidP="007B37B8">
            <w:pPr>
              <w:spacing w:before="100" w:beforeAutospacing="1" w:after="100" w:afterAutospacing="1" w:line="240" w:lineRule="auto"/>
              <w:rPr>
                <w:rFonts w:ascii="Times New Roman" w:eastAsia="Times New Roman" w:hAnsi="Times New Roman" w:cs="Times New Roman"/>
                <w:kern w:val="0"/>
                <w:sz w:val="24"/>
                <w:szCs w:val="24"/>
                <w:lang w:val="en-US" w:eastAsia="en-IN" w:bidi="hi-IN"/>
                <w14:ligatures w14:val="none"/>
              </w:rPr>
            </w:pPr>
            <w:r w:rsidRPr="007B37B8">
              <w:rPr>
                <w:rFonts w:ascii="Times New Roman" w:eastAsia="Times New Roman" w:hAnsi="Times New Roman" w:cs="Times New Roman"/>
                <w:kern w:val="0"/>
                <w:sz w:val="24"/>
                <w:szCs w:val="24"/>
                <w:lang w:val="en-US" w:eastAsia="en-IN" w:bidi="hi-IN"/>
                <w14:ligatures w14:val="none"/>
              </w:rPr>
              <w:t>PD2</w:t>
            </w:r>
          </w:p>
        </w:tc>
        <w:tc>
          <w:tcPr>
            <w:tcW w:w="4442" w:type="dxa"/>
            <w:tcBorders>
              <w:top w:val="single" w:sz="8" w:space="0" w:color="FFFFFF"/>
              <w:left w:val="single" w:sz="8" w:space="0" w:color="FFFFFF"/>
              <w:bottom w:val="single" w:sz="8" w:space="0" w:color="FFFFFF"/>
              <w:right w:val="single" w:sz="8" w:space="0" w:color="FFFFFF"/>
            </w:tcBorders>
            <w:shd w:val="clear" w:color="auto" w:fill="E7EAED"/>
            <w:tcMar>
              <w:top w:w="72" w:type="dxa"/>
              <w:left w:w="144" w:type="dxa"/>
              <w:bottom w:w="72" w:type="dxa"/>
              <w:right w:w="144" w:type="dxa"/>
            </w:tcMar>
            <w:hideMark/>
          </w:tcPr>
          <w:p w14:paraId="3F2BF08E" w14:textId="77777777" w:rsidR="007B37B8" w:rsidRPr="007B37B8" w:rsidRDefault="007B37B8" w:rsidP="007B37B8">
            <w:pPr>
              <w:spacing w:before="100" w:beforeAutospacing="1" w:after="100" w:afterAutospacing="1" w:line="240" w:lineRule="auto"/>
              <w:rPr>
                <w:rFonts w:ascii="Times New Roman" w:eastAsia="Times New Roman" w:hAnsi="Times New Roman" w:cs="Times New Roman"/>
                <w:kern w:val="0"/>
                <w:sz w:val="24"/>
                <w:szCs w:val="24"/>
                <w:lang w:val="en-US" w:eastAsia="en-IN" w:bidi="hi-IN"/>
                <w14:ligatures w14:val="none"/>
              </w:rPr>
            </w:pPr>
            <w:r w:rsidRPr="007B37B8">
              <w:rPr>
                <w:rFonts w:ascii="Times New Roman" w:eastAsia="Times New Roman" w:hAnsi="Times New Roman" w:cs="Times New Roman"/>
                <w:kern w:val="0"/>
                <w:sz w:val="24"/>
                <w:szCs w:val="24"/>
                <w:lang w:val="en-US" w:eastAsia="en-IN" w:bidi="hi-IN"/>
                <w14:ligatures w14:val="none"/>
              </w:rPr>
              <w:t>Clutch out</w:t>
            </w:r>
          </w:p>
        </w:tc>
        <w:tc>
          <w:tcPr>
            <w:tcW w:w="1701" w:type="dxa"/>
            <w:tcBorders>
              <w:top w:val="single" w:sz="8" w:space="0" w:color="FFFFFF"/>
              <w:left w:val="single" w:sz="8" w:space="0" w:color="FFFFFF"/>
              <w:bottom w:val="single" w:sz="8" w:space="0" w:color="FFFFFF"/>
              <w:right w:val="single" w:sz="8" w:space="0" w:color="FFFFFF"/>
            </w:tcBorders>
            <w:shd w:val="clear" w:color="auto" w:fill="E7EAED"/>
            <w:tcMar>
              <w:top w:w="72" w:type="dxa"/>
              <w:left w:w="144" w:type="dxa"/>
              <w:bottom w:w="72" w:type="dxa"/>
              <w:right w:w="144" w:type="dxa"/>
            </w:tcMar>
            <w:hideMark/>
          </w:tcPr>
          <w:p w14:paraId="13B85D44" w14:textId="77777777" w:rsidR="007B37B8" w:rsidRPr="007B37B8" w:rsidRDefault="007B37B8" w:rsidP="007B37B8">
            <w:pPr>
              <w:spacing w:before="100" w:beforeAutospacing="1" w:after="100" w:afterAutospacing="1" w:line="240" w:lineRule="auto"/>
              <w:rPr>
                <w:rFonts w:ascii="Times New Roman" w:eastAsia="Times New Roman" w:hAnsi="Times New Roman" w:cs="Times New Roman"/>
                <w:kern w:val="0"/>
                <w:sz w:val="24"/>
                <w:szCs w:val="24"/>
                <w:lang w:val="en-US" w:eastAsia="en-IN" w:bidi="hi-IN"/>
                <w14:ligatures w14:val="none"/>
              </w:rPr>
            </w:pPr>
            <w:r w:rsidRPr="007B37B8">
              <w:rPr>
                <w:rFonts w:ascii="Times New Roman" w:eastAsia="Times New Roman" w:hAnsi="Times New Roman" w:cs="Times New Roman"/>
                <w:kern w:val="0"/>
                <w:sz w:val="24"/>
                <w:szCs w:val="24"/>
                <w:lang w:val="en-US" w:eastAsia="en-IN" w:bidi="hi-IN"/>
                <w14:ligatures w14:val="none"/>
              </w:rPr>
              <w:t>GPOut</w:t>
            </w:r>
          </w:p>
        </w:tc>
      </w:tr>
      <w:tr w:rsidR="007B37B8" w:rsidRPr="007B37B8" w14:paraId="2EFEAE35" w14:textId="77777777" w:rsidTr="007B37B8">
        <w:trPr>
          <w:trHeight w:val="18"/>
        </w:trPr>
        <w:tc>
          <w:tcPr>
            <w:tcW w:w="1360" w:type="dxa"/>
            <w:tcBorders>
              <w:top w:val="single" w:sz="8" w:space="0" w:color="FFFFFF"/>
              <w:left w:val="single" w:sz="8" w:space="0" w:color="FFFFFF"/>
              <w:bottom w:val="single" w:sz="8" w:space="0" w:color="FFFFFF"/>
              <w:right w:val="single" w:sz="8" w:space="0" w:color="FFFFFF"/>
            </w:tcBorders>
            <w:shd w:val="clear" w:color="auto" w:fill="E7EAED"/>
            <w:tcMar>
              <w:top w:w="72" w:type="dxa"/>
              <w:left w:w="144" w:type="dxa"/>
              <w:bottom w:w="72" w:type="dxa"/>
              <w:right w:w="144" w:type="dxa"/>
            </w:tcMar>
            <w:hideMark/>
          </w:tcPr>
          <w:p w14:paraId="56724F2E" w14:textId="77777777" w:rsidR="007B37B8" w:rsidRPr="007B37B8" w:rsidRDefault="007B37B8" w:rsidP="007B37B8">
            <w:pPr>
              <w:spacing w:before="100" w:beforeAutospacing="1" w:after="100" w:afterAutospacing="1" w:line="240" w:lineRule="auto"/>
              <w:rPr>
                <w:rFonts w:ascii="Times New Roman" w:eastAsia="Times New Roman" w:hAnsi="Times New Roman" w:cs="Times New Roman"/>
                <w:kern w:val="0"/>
                <w:sz w:val="24"/>
                <w:szCs w:val="24"/>
                <w:lang w:val="en-US" w:eastAsia="en-IN" w:bidi="hi-IN"/>
                <w14:ligatures w14:val="none"/>
              </w:rPr>
            </w:pPr>
            <w:r w:rsidRPr="007B37B8">
              <w:rPr>
                <w:rFonts w:ascii="Times New Roman" w:eastAsia="Times New Roman" w:hAnsi="Times New Roman" w:cs="Times New Roman"/>
                <w:kern w:val="0"/>
                <w:sz w:val="24"/>
                <w:szCs w:val="24"/>
                <w:lang w:val="en-US" w:eastAsia="en-IN" w:bidi="hi-IN"/>
                <w14:ligatures w14:val="none"/>
              </w:rPr>
              <w:t>PD1</w:t>
            </w:r>
          </w:p>
        </w:tc>
        <w:tc>
          <w:tcPr>
            <w:tcW w:w="4442" w:type="dxa"/>
            <w:tcBorders>
              <w:top w:val="single" w:sz="8" w:space="0" w:color="FFFFFF"/>
              <w:left w:val="single" w:sz="8" w:space="0" w:color="FFFFFF"/>
              <w:bottom w:val="single" w:sz="8" w:space="0" w:color="FFFFFF"/>
              <w:right w:val="single" w:sz="8" w:space="0" w:color="FFFFFF"/>
            </w:tcBorders>
            <w:shd w:val="clear" w:color="auto" w:fill="E7EAED"/>
            <w:tcMar>
              <w:top w:w="72" w:type="dxa"/>
              <w:left w:w="144" w:type="dxa"/>
              <w:bottom w:w="72" w:type="dxa"/>
              <w:right w:w="144" w:type="dxa"/>
            </w:tcMar>
            <w:hideMark/>
          </w:tcPr>
          <w:p w14:paraId="7A547AC3" w14:textId="77777777" w:rsidR="007B37B8" w:rsidRPr="007B37B8" w:rsidRDefault="007B37B8" w:rsidP="007B37B8">
            <w:pPr>
              <w:spacing w:before="100" w:beforeAutospacing="1" w:after="100" w:afterAutospacing="1" w:line="240" w:lineRule="auto"/>
              <w:rPr>
                <w:rFonts w:ascii="Times New Roman" w:eastAsia="Times New Roman" w:hAnsi="Times New Roman" w:cs="Times New Roman"/>
                <w:kern w:val="0"/>
                <w:sz w:val="24"/>
                <w:szCs w:val="24"/>
                <w:lang w:val="en-US" w:eastAsia="en-IN" w:bidi="hi-IN"/>
                <w14:ligatures w14:val="none"/>
              </w:rPr>
            </w:pPr>
            <w:r w:rsidRPr="007B37B8">
              <w:rPr>
                <w:rFonts w:ascii="Times New Roman" w:eastAsia="Times New Roman" w:hAnsi="Times New Roman" w:cs="Times New Roman"/>
                <w:kern w:val="0"/>
                <w:sz w:val="24"/>
                <w:szCs w:val="24"/>
                <w:lang w:val="en-US" w:eastAsia="en-IN" w:bidi="hi-IN"/>
                <w14:ligatures w14:val="none"/>
              </w:rPr>
              <w:t>FDCTX– CAN</w:t>
            </w:r>
          </w:p>
        </w:tc>
        <w:tc>
          <w:tcPr>
            <w:tcW w:w="1701" w:type="dxa"/>
            <w:tcBorders>
              <w:top w:val="single" w:sz="8" w:space="0" w:color="FFFFFF"/>
              <w:left w:val="single" w:sz="8" w:space="0" w:color="FFFFFF"/>
              <w:bottom w:val="single" w:sz="8" w:space="0" w:color="FFFFFF"/>
              <w:right w:val="single" w:sz="8" w:space="0" w:color="FFFFFF"/>
            </w:tcBorders>
            <w:shd w:val="clear" w:color="auto" w:fill="E7EAED"/>
            <w:tcMar>
              <w:top w:w="72" w:type="dxa"/>
              <w:left w:w="144" w:type="dxa"/>
              <w:bottom w:w="72" w:type="dxa"/>
              <w:right w:w="144" w:type="dxa"/>
            </w:tcMar>
            <w:hideMark/>
          </w:tcPr>
          <w:p w14:paraId="15F68FFE" w14:textId="77777777" w:rsidR="007B37B8" w:rsidRPr="007B37B8" w:rsidRDefault="007B37B8" w:rsidP="007B37B8">
            <w:pPr>
              <w:spacing w:before="100" w:beforeAutospacing="1" w:after="100" w:afterAutospacing="1" w:line="240" w:lineRule="auto"/>
              <w:rPr>
                <w:rFonts w:ascii="Times New Roman" w:eastAsia="Times New Roman" w:hAnsi="Times New Roman" w:cs="Times New Roman"/>
                <w:kern w:val="0"/>
                <w:sz w:val="24"/>
                <w:szCs w:val="24"/>
                <w:lang w:val="en-US" w:eastAsia="en-IN" w:bidi="hi-IN"/>
                <w14:ligatures w14:val="none"/>
              </w:rPr>
            </w:pPr>
            <w:r w:rsidRPr="007B37B8">
              <w:rPr>
                <w:rFonts w:ascii="Times New Roman" w:eastAsia="Times New Roman" w:hAnsi="Times New Roman" w:cs="Times New Roman"/>
                <w:kern w:val="0"/>
                <w:sz w:val="24"/>
                <w:szCs w:val="24"/>
                <w:lang w:val="en-US" w:eastAsia="en-IN" w:bidi="hi-IN"/>
                <w14:ligatures w14:val="none"/>
              </w:rPr>
              <w:t>CAN</w:t>
            </w:r>
          </w:p>
        </w:tc>
      </w:tr>
      <w:tr w:rsidR="007B37B8" w:rsidRPr="007B37B8" w14:paraId="3E31B941" w14:textId="77777777" w:rsidTr="007B37B8">
        <w:trPr>
          <w:trHeight w:val="18"/>
        </w:trPr>
        <w:tc>
          <w:tcPr>
            <w:tcW w:w="1360" w:type="dxa"/>
            <w:tcBorders>
              <w:top w:val="single" w:sz="8" w:space="0" w:color="FFFFFF"/>
              <w:left w:val="single" w:sz="8" w:space="0" w:color="FFFFFF"/>
              <w:bottom w:val="single" w:sz="8" w:space="0" w:color="FFFFFF"/>
              <w:right w:val="single" w:sz="8" w:space="0" w:color="FFFFFF"/>
            </w:tcBorders>
            <w:shd w:val="clear" w:color="auto" w:fill="E7EAED"/>
            <w:tcMar>
              <w:top w:w="72" w:type="dxa"/>
              <w:left w:w="144" w:type="dxa"/>
              <w:bottom w:w="72" w:type="dxa"/>
              <w:right w:w="144" w:type="dxa"/>
            </w:tcMar>
            <w:hideMark/>
          </w:tcPr>
          <w:p w14:paraId="7B6E0429" w14:textId="77777777" w:rsidR="007B37B8" w:rsidRPr="007B37B8" w:rsidRDefault="007B37B8" w:rsidP="007B37B8">
            <w:pPr>
              <w:spacing w:before="100" w:beforeAutospacing="1" w:after="100" w:afterAutospacing="1" w:line="240" w:lineRule="auto"/>
              <w:rPr>
                <w:rFonts w:ascii="Times New Roman" w:eastAsia="Times New Roman" w:hAnsi="Times New Roman" w:cs="Times New Roman"/>
                <w:kern w:val="0"/>
                <w:sz w:val="24"/>
                <w:szCs w:val="24"/>
                <w:lang w:val="en-US" w:eastAsia="en-IN" w:bidi="hi-IN"/>
                <w14:ligatures w14:val="none"/>
              </w:rPr>
            </w:pPr>
            <w:r w:rsidRPr="007B37B8">
              <w:rPr>
                <w:rFonts w:ascii="Times New Roman" w:eastAsia="Times New Roman" w:hAnsi="Times New Roman" w:cs="Times New Roman"/>
                <w:kern w:val="0"/>
                <w:sz w:val="24"/>
                <w:szCs w:val="24"/>
                <w:lang w:val="en-US" w:eastAsia="en-IN" w:bidi="hi-IN"/>
                <w14:ligatures w14:val="none"/>
              </w:rPr>
              <w:t>PD0</w:t>
            </w:r>
          </w:p>
        </w:tc>
        <w:tc>
          <w:tcPr>
            <w:tcW w:w="4442" w:type="dxa"/>
            <w:tcBorders>
              <w:top w:val="single" w:sz="8" w:space="0" w:color="FFFFFF"/>
              <w:left w:val="single" w:sz="8" w:space="0" w:color="FFFFFF"/>
              <w:bottom w:val="single" w:sz="8" w:space="0" w:color="FFFFFF"/>
              <w:right w:val="single" w:sz="8" w:space="0" w:color="FFFFFF"/>
            </w:tcBorders>
            <w:shd w:val="clear" w:color="auto" w:fill="E7EAED"/>
            <w:tcMar>
              <w:top w:w="72" w:type="dxa"/>
              <w:left w:w="144" w:type="dxa"/>
              <w:bottom w:w="72" w:type="dxa"/>
              <w:right w:w="144" w:type="dxa"/>
            </w:tcMar>
            <w:hideMark/>
          </w:tcPr>
          <w:p w14:paraId="46A2A217" w14:textId="77777777" w:rsidR="007B37B8" w:rsidRPr="007B37B8" w:rsidRDefault="007B37B8" w:rsidP="007B37B8">
            <w:pPr>
              <w:spacing w:before="100" w:beforeAutospacing="1" w:after="100" w:afterAutospacing="1" w:line="240" w:lineRule="auto"/>
              <w:rPr>
                <w:rFonts w:ascii="Times New Roman" w:eastAsia="Times New Roman" w:hAnsi="Times New Roman" w:cs="Times New Roman"/>
                <w:kern w:val="0"/>
                <w:sz w:val="24"/>
                <w:szCs w:val="24"/>
                <w:lang w:val="en-US" w:eastAsia="en-IN" w:bidi="hi-IN"/>
                <w14:ligatures w14:val="none"/>
              </w:rPr>
            </w:pPr>
            <w:r w:rsidRPr="007B37B8">
              <w:rPr>
                <w:rFonts w:ascii="Times New Roman" w:eastAsia="Times New Roman" w:hAnsi="Times New Roman" w:cs="Times New Roman"/>
                <w:kern w:val="0"/>
                <w:sz w:val="24"/>
                <w:szCs w:val="24"/>
                <w:lang w:val="en-US" w:eastAsia="en-IN" w:bidi="hi-IN"/>
                <w14:ligatures w14:val="none"/>
              </w:rPr>
              <w:t>FDCRX-CAN</w:t>
            </w:r>
          </w:p>
        </w:tc>
        <w:tc>
          <w:tcPr>
            <w:tcW w:w="1701" w:type="dxa"/>
            <w:tcBorders>
              <w:top w:val="single" w:sz="8" w:space="0" w:color="FFFFFF"/>
              <w:left w:val="single" w:sz="8" w:space="0" w:color="FFFFFF"/>
              <w:bottom w:val="single" w:sz="8" w:space="0" w:color="FFFFFF"/>
              <w:right w:val="single" w:sz="8" w:space="0" w:color="FFFFFF"/>
            </w:tcBorders>
            <w:shd w:val="clear" w:color="auto" w:fill="E7EAED"/>
            <w:tcMar>
              <w:top w:w="72" w:type="dxa"/>
              <w:left w:w="144" w:type="dxa"/>
              <w:bottom w:w="72" w:type="dxa"/>
              <w:right w:w="144" w:type="dxa"/>
            </w:tcMar>
            <w:hideMark/>
          </w:tcPr>
          <w:p w14:paraId="6831164F" w14:textId="77777777" w:rsidR="007B37B8" w:rsidRPr="007B37B8" w:rsidRDefault="007B37B8" w:rsidP="007B37B8">
            <w:pPr>
              <w:spacing w:before="100" w:beforeAutospacing="1" w:after="100" w:afterAutospacing="1" w:line="240" w:lineRule="auto"/>
              <w:rPr>
                <w:rFonts w:ascii="Times New Roman" w:eastAsia="Times New Roman" w:hAnsi="Times New Roman" w:cs="Times New Roman"/>
                <w:kern w:val="0"/>
                <w:sz w:val="24"/>
                <w:szCs w:val="24"/>
                <w:lang w:val="en-US" w:eastAsia="en-IN" w:bidi="hi-IN"/>
                <w14:ligatures w14:val="none"/>
              </w:rPr>
            </w:pPr>
            <w:r w:rsidRPr="007B37B8">
              <w:rPr>
                <w:rFonts w:ascii="Times New Roman" w:eastAsia="Times New Roman" w:hAnsi="Times New Roman" w:cs="Times New Roman"/>
                <w:kern w:val="0"/>
                <w:sz w:val="24"/>
                <w:szCs w:val="24"/>
                <w:lang w:val="en-US" w:eastAsia="en-IN" w:bidi="hi-IN"/>
                <w14:ligatures w14:val="none"/>
              </w:rPr>
              <w:t>CAN</w:t>
            </w:r>
          </w:p>
        </w:tc>
      </w:tr>
      <w:tr w:rsidR="007B37B8" w:rsidRPr="007B37B8" w14:paraId="1E35A121" w14:textId="77777777" w:rsidTr="007B37B8">
        <w:trPr>
          <w:trHeight w:val="18"/>
        </w:trPr>
        <w:tc>
          <w:tcPr>
            <w:tcW w:w="1360" w:type="dxa"/>
            <w:tcBorders>
              <w:top w:val="single" w:sz="8" w:space="0" w:color="FFFFFF"/>
              <w:left w:val="single" w:sz="8" w:space="0" w:color="FFFFFF"/>
              <w:bottom w:val="single" w:sz="8" w:space="0" w:color="FFFFFF"/>
              <w:right w:val="single" w:sz="8" w:space="0" w:color="FFFFFF"/>
            </w:tcBorders>
            <w:shd w:val="clear" w:color="auto" w:fill="E7EAED"/>
            <w:tcMar>
              <w:top w:w="72" w:type="dxa"/>
              <w:left w:w="144" w:type="dxa"/>
              <w:bottom w:w="72" w:type="dxa"/>
              <w:right w:w="144" w:type="dxa"/>
            </w:tcMar>
            <w:hideMark/>
          </w:tcPr>
          <w:p w14:paraId="149CC350" w14:textId="77777777" w:rsidR="007B37B8" w:rsidRPr="007B37B8" w:rsidRDefault="007B37B8" w:rsidP="007B37B8">
            <w:pPr>
              <w:spacing w:before="100" w:beforeAutospacing="1" w:after="100" w:afterAutospacing="1" w:line="240" w:lineRule="auto"/>
              <w:rPr>
                <w:rFonts w:ascii="Times New Roman" w:eastAsia="Times New Roman" w:hAnsi="Times New Roman" w:cs="Times New Roman"/>
                <w:kern w:val="0"/>
                <w:sz w:val="24"/>
                <w:szCs w:val="24"/>
                <w:lang w:val="en-US" w:eastAsia="en-IN" w:bidi="hi-IN"/>
                <w14:ligatures w14:val="none"/>
              </w:rPr>
            </w:pPr>
            <w:r w:rsidRPr="007B37B8">
              <w:rPr>
                <w:rFonts w:ascii="Times New Roman" w:eastAsia="Times New Roman" w:hAnsi="Times New Roman" w:cs="Times New Roman"/>
                <w:kern w:val="0"/>
                <w:sz w:val="24"/>
                <w:szCs w:val="24"/>
                <w:lang w:val="en-US" w:eastAsia="en-IN" w:bidi="hi-IN"/>
                <w14:ligatures w14:val="none"/>
              </w:rPr>
              <w:t>PA15</w:t>
            </w:r>
          </w:p>
        </w:tc>
        <w:tc>
          <w:tcPr>
            <w:tcW w:w="4442" w:type="dxa"/>
            <w:tcBorders>
              <w:top w:val="single" w:sz="8" w:space="0" w:color="FFFFFF"/>
              <w:left w:val="single" w:sz="8" w:space="0" w:color="FFFFFF"/>
              <w:bottom w:val="single" w:sz="8" w:space="0" w:color="FFFFFF"/>
              <w:right w:val="single" w:sz="8" w:space="0" w:color="FFFFFF"/>
            </w:tcBorders>
            <w:shd w:val="clear" w:color="auto" w:fill="E7EAED"/>
            <w:tcMar>
              <w:top w:w="72" w:type="dxa"/>
              <w:left w:w="144" w:type="dxa"/>
              <w:bottom w:w="72" w:type="dxa"/>
              <w:right w:w="144" w:type="dxa"/>
            </w:tcMar>
            <w:hideMark/>
          </w:tcPr>
          <w:p w14:paraId="5CFD9F97" w14:textId="77777777" w:rsidR="007B37B8" w:rsidRPr="007B37B8" w:rsidRDefault="007B37B8" w:rsidP="007B37B8">
            <w:pPr>
              <w:spacing w:before="100" w:beforeAutospacing="1" w:after="100" w:afterAutospacing="1" w:line="240" w:lineRule="auto"/>
              <w:rPr>
                <w:rFonts w:ascii="Times New Roman" w:eastAsia="Times New Roman" w:hAnsi="Times New Roman" w:cs="Times New Roman"/>
                <w:kern w:val="0"/>
                <w:sz w:val="24"/>
                <w:szCs w:val="24"/>
                <w:lang w:val="en-US" w:eastAsia="en-IN" w:bidi="hi-IN"/>
                <w14:ligatures w14:val="none"/>
              </w:rPr>
            </w:pPr>
            <w:r w:rsidRPr="007B37B8">
              <w:rPr>
                <w:rFonts w:ascii="Times New Roman" w:eastAsia="Times New Roman" w:hAnsi="Times New Roman" w:cs="Times New Roman"/>
                <w:kern w:val="0"/>
                <w:sz w:val="24"/>
                <w:szCs w:val="24"/>
                <w:lang w:val="en-US" w:eastAsia="en-IN" w:bidi="hi-IN"/>
                <w14:ligatures w14:val="none"/>
              </w:rPr>
              <w:t>TAC – speed in/ Freq In</w:t>
            </w:r>
          </w:p>
        </w:tc>
        <w:tc>
          <w:tcPr>
            <w:tcW w:w="1701" w:type="dxa"/>
            <w:tcBorders>
              <w:top w:val="single" w:sz="8" w:space="0" w:color="FFFFFF"/>
              <w:left w:val="single" w:sz="8" w:space="0" w:color="FFFFFF"/>
              <w:bottom w:val="single" w:sz="8" w:space="0" w:color="FFFFFF"/>
              <w:right w:val="single" w:sz="8" w:space="0" w:color="FFFFFF"/>
            </w:tcBorders>
            <w:shd w:val="clear" w:color="auto" w:fill="E7EAED"/>
            <w:tcMar>
              <w:top w:w="72" w:type="dxa"/>
              <w:left w:w="144" w:type="dxa"/>
              <w:bottom w:w="72" w:type="dxa"/>
              <w:right w:w="144" w:type="dxa"/>
            </w:tcMar>
            <w:hideMark/>
          </w:tcPr>
          <w:p w14:paraId="08E0414B" w14:textId="77777777" w:rsidR="007B37B8" w:rsidRPr="007B37B8" w:rsidRDefault="007B37B8" w:rsidP="007B37B8">
            <w:pPr>
              <w:spacing w:before="100" w:beforeAutospacing="1" w:after="100" w:afterAutospacing="1" w:line="240" w:lineRule="auto"/>
              <w:rPr>
                <w:rFonts w:ascii="Times New Roman" w:eastAsia="Times New Roman" w:hAnsi="Times New Roman" w:cs="Times New Roman"/>
                <w:kern w:val="0"/>
                <w:sz w:val="24"/>
                <w:szCs w:val="24"/>
                <w:lang w:val="en-US" w:eastAsia="en-IN" w:bidi="hi-IN"/>
                <w14:ligatures w14:val="none"/>
              </w:rPr>
            </w:pPr>
            <w:r w:rsidRPr="007B37B8">
              <w:rPr>
                <w:rFonts w:ascii="Times New Roman" w:eastAsia="Times New Roman" w:hAnsi="Times New Roman" w:cs="Times New Roman"/>
                <w:kern w:val="0"/>
                <w:sz w:val="24"/>
                <w:szCs w:val="24"/>
                <w:lang w:val="en-US" w:eastAsia="en-IN" w:bidi="hi-IN"/>
                <w14:ligatures w14:val="none"/>
              </w:rPr>
              <w:t>Freq In</w:t>
            </w:r>
          </w:p>
        </w:tc>
      </w:tr>
    </w:tbl>
    <w:p w14:paraId="652F6FE0" w14:textId="7BC302A4" w:rsidR="008E341A" w:rsidRDefault="00236B5D" w:rsidP="008E341A">
      <w:pPr>
        <w:spacing w:before="100" w:beforeAutospacing="1" w:after="100" w:afterAutospacing="1" w:line="240" w:lineRule="auto"/>
        <w:rPr>
          <w:rFonts w:ascii="Times New Roman" w:eastAsia="Times New Roman" w:hAnsi="Times New Roman" w:cs="Times New Roman"/>
          <w:b/>
          <w:bCs/>
          <w:kern w:val="0"/>
          <w:sz w:val="24"/>
          <w:szCs w:val="24"/>
          <w:lang w:eastAsia="en-IN" w:bidi="hi-IN"/>
          <w14:ligatures w14:val="none"/>
        </w:rPr>
      </w:pPr>
      <w:r w:rsidRPr="006D090C">
        <w:rPr>
          <w:rFonts w:ascii="Times New Roman" w:eastAsia="Times New Roman" w:hAnsi="Times New Roman" w:cs="Times New Roman"/>
          <w:b/>
          <w:bCs/>
          <w:kern w:val="0"/>
          <w:sz w:val="24"/>
          <w:szCs w:val="24"/>
          <w:lang w:eastAsia="en-IN" w:bidi="hi-IN"/>
          <w14:ligatures w14:val="none"/>
        </w:rPr>
        <w:t>Note: Appendix 1 has the details received from the hardware</w:t>
      </w:r>
      <w:r w:rsidR="006D090C">
        <w:rPr>
          <w:rFonts w:ascii="Times New Roman" w:eastAsia="Times New Roman" w:hAnsi="Times New Roman" w:cs="Times New Roman"/>
          <w:b/>
          <w:bCs/>
          <w:kern w:val="0"/>
          <w:sz w:val="24"/>
          <w:szCs w:val="24"/>
          <w:lang w:eastAsia="en-IN" w:bidi="hi-IN"/>
          <w14:ligatures w14:val="none"/>
        </w:rPr>
        <w:t xml:space="preserve"> team about the operation</w:t>
      </w:r>
    </w:p>
    <w:p w14:paraId="084D2122" w14:textId="73FFF96A" w:rsidR="006F35A3" w:rsidRPr="007C44AD" w:rsidRDefault="006F35A3" w:rsidP="008E341A">
      <w:pPr>
        <w:spacing w:before="100" w:beforeAutospacing="1" w:after="100" w:afterAutospacing="1" w:line="240" w:lineRule="auto"/>
        <w:rPr>
          <w:rFonts w:ascii="Times New Roman" w:eastAsia="Times New Roman" w:hAnsi="Times New Roman" w:cs="Times New Roman"/>
          <w:b/>
          <w:bCs/>
          <w:kern w:val="0"/>
          <w:sz w:val="24"/>
          <w:szCs w:val="24"/>
          <w:lang w:eastAsia="en-IN" w:bidi="hi-IN"/>
          <w14:ligatures w14:val="none"/>
        </w:rPr>
      </w:pPr>
      <w:r w:rsidRPr="007C44AD">
        <w:rPr>
          <w:rFonts w:ascii="Times New Roman" w:eastAsia="Times New Roman" w:hAnsi="Times New Roman" w:cs="Times New Roman"/>
          <w:b/>
          <w:bCs/>
          <w:kern w:val="0"/>
          <w:sz w:val="24"/>
          <w:szCs w:val="24"/>
          <w:lang w:eastAsia="en-IN" w:bidi="hi-IN"/>
          <w14:ligatures w14:val="none"/>
        </w:rPr>
        <w:lastRenderedPageBreak/>
        <w:t>Module Requirements</w:t>
      </w:r>
    </w:p>
    <w:p w14:paraId="0094EC7A" w14:textId="77777777" w:rsidR="006F35A3" w:rsidRPr="006F35A3" w:rsidRDefault="006F35A3" w:rsidP="00612F9D">
      <w:pPr>
        <w:spacing w:before="100" w:beforeAutospacing="1" w:after="100" w:afterAutospacing="1" w:line="240" w:lineRule="auto"/>
        <w:rPr>
          <w:rFonts w:ascii="Times New Roman" w:eastAsia="Times New Roman" w:hAnsi="Times New Roman" w:cs="Times New Roman"/>
          <w:b/>
          <w:bCs/>
          <w:kern w:val="0"/>
          <w:sz w:val="24"/>
          <w:szCs w:val="24"/>
          <w:lang w:eastAsia="en-IN" w:bidi="hi-IN"/>
          <w14:ligatures w14:val="none"/>
        </w:rPr>
      </w:pPr>
      <w:r w:rsidRPr="006F35A3">
        <w:rPr>
          <w:rFonts w:ascii="Times New Roman" w:eastAsia="Times New Roman" w:hAnsi="Times New Roman" w:cs="Times New Roman"/>
          <w:b/>
          <w:bCs/>
          <w:kern w:val="0"/>
          <w:sz w:val="24"/>
          <w:szCs w:val="24"/>
          <w:lang w:eastAsia="en-IN" w:bidi="hi-IN"/>
          <w14:ligatures w14:val="none"/>
        </w:rPr>
        <w:t>Device Driver Interface</w:t>
      </w:r>
    </w:p>
    <w:p w14:paraId="25E5EBD4" w14:textId="1A554C9A" w:rsidR="00612F9D" w:rsidRDefault="00612F9D" w:rsidP="007C44AD">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t>D1</w:t>
      </w:r>
      <w:r>
        <w:rPr>
          <w:rFonts w:ascii="Times New Roman" w:eastAsia="Times New Roman" w:hAnsi="Times New Roman" w:cs="Times New Roman"/>
          <w:kern w:val="0"/>
          <w:sz w:val="24"/>
          <w:szCs w:val="24"/>
          <w:lang w:eastAsia="en-IN" w:bidi="hi-IN"/>
          <w14:ligatures w14:val="none"/>
        </w:rPr>
        <w:tab/>
        <w:t>The software shall read the analog signals at 10ms rate and apply the filters as needed</w:t>
      </w:r>
    </w:p>
    <w:p w14:paraId="22A681CB" w14:textId="65B8A71B" w:rsidR="00612F9D" w:rsidRDefault="00612F9D" w:rsidP="00612F9D">
      <w:pPr>
        <w:spacing w:before="100" w:beforeAutospacing="1" w:after="100" w:afterAutospacing="1" w:line="240" w:lineRule="auto"/>
        <w:ind w:left="720" w:hanging="720"/>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t>D2</w:t>
      </w:r>
      <w:r>
        <w:rPr>
          <w:rFonts w:ascii="Times New Roman" w:eastAsia="Times New Roman" w:hAnsi="Times New Roman" w:cs="Times New Roman"/>
          <w:kern w:val="0"/>
          <w:sz w:val="24"/>
          <w:szCs w:val="24"/>
          <w:lang w:eastAsia="en-IN" w:bidi="hi-IN"/>
          <w14:ligatures w14:val="none"/>
        </w:rPr>
        <w:tab/>
        <w:t>The software shall read digital inputs at 10ms rate and apply appropriate debounce logic</w:t>
      </w:r>
    </w:p>
    <w:p w14:paraId="3EA689CB" w14:textId="61003749" w:rsidR="00612F9D" w:rsidRDefault="00612F9D" w:rsidP="00612F9D">
      <w:pPr>
        <w:spacing w:before="100" w:beforeAutospacing="1" w:after="100" w:afterAutospacing="1" w:line="240" w:lineRule="auto"/>
        <w:ind w:left="720" w:hanging="720"/>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t>D3</w:t>
      </w:r>
      <w:r>
        <w:rPr>
          <w:rFonts w:ascii="Times New Roman" w:eastAsia="Times New Roman" w:hAnsi="Times New Roman" w:cs="Times New Roman"/>
          <w:kern w:val="0"/>
          <w:sz w:val="24"/>
          <w:szCs w:val="24"/>
          <w:lang w:eastAsia="en-IN" w:bidi="hi-IN"/>
          <w14:ligatures w14:val="none"/>
        </w:rPr>
        <w:tab/>
      </w:r>
      <w:r w:rsidR="001A1DE2">
        <w:rPr>
          <w:rFonts w:ascii="Times New Roman" w:eastAsia="Times New Roman" w:hAnsi="Times New Roman" w:cs="Times New Roman"/>
          <w:kern w:val="0"/>
          <w:sz w:val="24"/>
          <w:szCs w:val="24"/>
          <w:lang w:eastAsia="en-IN" w:bidi="hi-IN"/>
          <w14:ligatures w14:val="none"/>
        </w:rPr>
        <w:t>The software shall setup CAN module as per below configuration</w:t>
      </w:r>
    </w:p>
    <w:p w14:paraId="25B34711" w14:textId="1DACB425" w:rsidR="001A1DE2" w:rsidRDefault="001A1DE2" w:rsidP="001A1DE2">
      <w:pPr>
        <w:spacing w:before="100" w:beforeAutospacing="1" w:after="100" w:afterAutospacing="1" w:line="240" w:lineRule="auto"/>
        <w:ind w:left="720" w:hanging="720"/>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tab/>
        <w:t>Baud rate: 250 kbps, Receive interrupt with filtering, STD and EXT ids</w:t>
      </w:r>
    </w:p>
    <w:p w14:paraId="7ADD3893" w14:textId="50F48FC8" w:rsidR="001A1DE2" w:rsidRDefault="001A1DE2" w:rsidP="00612F9D">
      <w:pPr>
        <w:spacing w:before="100" w:beforeAutospacing="1" w:after="100" w:afterAutospacing="1" w:line="240" w:lineRule="auto"/>
        <w:ind w:left="720" w:hanging="720"/>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t>D4</w:t>
      </w:r>
      <w:r>
        <w:rPr>
          <w:rFonts w:ascii="Times New Roman" w:eastAsia="Times New Roman" w:hAnsi="Times New Roman" w:cs="Times New Roman"/>
          <w:kern w:val="0"/>
          <w:sz w:val="24"/>
          <w:szCs w:val="24"/>
          <w:lang w:eastAsia="en-IN" w:bidi="hi-IN"/>
          <w14:ligatures w14:val="none"/>
        </w:rPr>
        <w:tab/>
        <w:t>The software shall set digital output</w:t>
      </w:r>
      <w:r w:rsidR="009B3F3D">
        <w:rPr>
          <w:rFonts w:ascii="Times New Roman" w:eastAsia="Times New Roman" w:hAnsi="Times New Roman" w:cs="Times New Roman"/>
          <w:kern w:val="0"/>
          <w:sz w:val="24"/>
          <w:szCs w:val="24"/>
          <w:lang w:eastAsia="en-IN" w:bidi="hi-IN"/>
          <w14:ligatures w14:val="none"/>
        </w:rPr>
        <w:t>s at as once per execution cycle at the end of application processing</w:t>
      </w:r>
    </w:p>
    <w:p w14:paraId="23156EF3" w14:textId="6CE5EB71" w:rsidR="009B3F3D" w:rsidRDefault="009B3F3D" w:rsidP="00612F9D">
      <w:pPr>
        <w:spacing w:before="100" w:beforeAutospacing="1" w:after="100" w:afterAutospacing="1" w:line="240" w:lineRule="auto"/>
        <w:ind w:left="720" w:hanging="720"/>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t>D5</w:t>
      </w:r>
      <w:r>
        <w:rPr>
          <w:rFonts w:ascii="Times New Roman" w:eastAsia="Times New Roman" w:hAnsi="Times New Roman" w:cs="Times New Roman"/>
          <w:kern w:val="0"/>
          <w:sz w:val="24"/>
          <w:szCs w:val="24"/>
          <w:lang w:eastAsia="en-IN" w:bidi="hi-IN"/>
          <w14:ligatures w14:val="none"/>
        </w:rPr>
        <w:tab/>
        <w:t>The software shall interface the S-FLASH through SPI and have a shadow memory concept so that the actual writes to the flash are optimized</w:t>
      </w:r>
    </w:p>
    <w:p w14:paraId="056E0211" w14:textId="55BA6ECD" w:rsidR="00293628" w:rsidRDefault="00293628" w:rsidP="00612F9D">
      <w:pPr>
        <w:spacing w:before="100" w:beforeAutospacing="1" w:after="100" w:afterAutospacing="1" w:line="240" w:lineRule="auto"/>
        <w:ind w:left="720" w:hanging="720"/>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t>D6</w:t>
      </w:r>
      <w:r>
        <w:rPr>
          <w:rFonts w:ascii="Times New Roman" w:eastAsia="Times New Roman" w:hAnsi="Times New Roman" w:cs="Times New Roman"/>
          <w:kern w:val="0"/>
          <w:sz w:val="24"/>
          <w:szCs w:val="24"/>
          <w:lang w:eastAsia="en-IN" w:bidi="hi-IN"/>
          <w14:ligatures w14:val="none"/>
        </w:rPr>
        <w:tab/>
      </w:r>
      <w:r w:rsidR="00D9436D">
        <w:rPr>
          <w:rFonts w:ascii="Times New Roman" w:eastAsia="Times New Roman" w:hAnsi="Times New Roman" w:cs="Times New Roman"/>
          <w:kern w:val="0"/>
          <w:sz w:val="24"/>
          <w:szCs w:val="24"/>
          <w:lang w:eastAsia="en-IN" w:bidi="hi-IN"/>
          <w14:ligatures w14:val="none"/>
        </w:rPr>
        <w:t>The software shall interface to the multiple cell monitoring module through UART as per the defined protocol mentioned in Appendix 2</w:t>
      </w:r>
      <w:r w:rsidR="00D20242">
        <w:rPr>
          <w:rFonts w:ascii="Times New Roman" w:eastAsia="Times New Roman" w:hAnsi="Times New Roman" w:cs="Times New Roman"/>
          <w:kern w:val="0"/>
          <w:sz w:val="24"/>
          <w:szCs w:val="24"/>
          <w:lang w:eastAsia="en-IN" w:bidi="hi-IN"/>
          <w14:ligatures w14:val="none"/>
        </w:rPr>
        <w:t xml:space="preserve"> – Baud rate 115 kbps</w:t>
      </w:r>
    </w:p>
    <w:p w14:paraId="2F49232A" w14:textId="62B3C385" w:rsidR="0033291D" w:rsidRDefault="0033291D" w:rsidP="00612F9D">
      <w:pPr>
        <w:spacing w:before="100" w:beforeAutospacing="1" w:after="100" w:afterAutospacing="1" w:line="240" w:lineRule="auto"/>
        <w:ind w:left="720" w:hanging="720"/>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t>D7</w:t>
      </w:r>
      <w:r>
        <w:rPr>
          <w:rFonts w:ascii="Times New Roman" w:eastAsia="Times New Roman" w:hAnsi="Times New Roman" w:cs="Times New Roman"/>
          <w:kern w:val="0"/>
          <w:sz w:val="24"/>
          <w:szCs w:val="24"/>
          <w:lang w:eastAsia="en-IN" w:bidi="hi-IN"/>
          <w14:ligatures w14:val="none"/>
        </w:rPr>
        <w:tab/>
      </w:r>
      <w:r w:rsidR="00965AD6">
        <w:rPr>
          <w:rFonts w:ascii="Times New Roman" w:eastAsia="Times New Roman" w:hAnsi="Times New Roman" w:cs="Times New Roman"/>
          <w:kern w:val="0"/>
          <w:sz w:val="24"/>
          <w:szCs w:val="24"/>
          <w:lang w:eastAsia="en-IN" w:bidi="hi-IN"/>
          <w14:ligatures w14:val="none"/>
        </w:rPr>
        <w:t>The software shall set a PWM signal at x kHz frequency and allow for varying duty cycle</w:t>
      </w:r>
    </w:p>
    <w:p w14:paraId="0708B03B" w14:textId="6B73A424" w:rsidR="00965AD6" w:rsidRDefault="00965AD6" w:rsidP="00612F9D">
      <w:pPr>
        <w:spacing w:before="100" w:beforeAutospacing="1" w:after="100" w:afterAutospacing="1" w:line="240" w:lineRule="auto"/>
        <w:ind w:left="720" w:hanging="720"/>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t>D8</w:t>
      </w:r>
      <w:r>
        <w:rPr>
          <w:rFonts w:ascii="Times New Roman" w:eastAsia="Times New Roman" w:hAnsi="Times New Roman" w:cs="Times New Roman"/>
          <w:kern w:val="0"/>
          <w:sz w:val="24"/>
          <w:szCs w:val="24"/>
          <w:lang w:eastAsia="en-IN" w:bidi="hi-IN"/>
          <w14:ligatures w14:val="none"/>
        </w:rPr>
        <w:tab/>
        <w:t xml:space="preserve">The software shall </w:t>
      </w:r>
      <w:r w:rsidR="009930CC">
        <w:rPr>
          <w:rFonts w:ascii="Times New Roman" w:eastAsia="Times New Roman" w:hAnsi="Times New Roman" w:cs="Times New Roman"/>
          <w:kern w:val="0"/>
          <w:sz w:val="24"/>
          <w:szCs w:val="24"/>
          <w:lang w:eastAsia="en-IN" w:bidi="hi-IN"/>
          <w14:ligatures w14:val="none"/>
        </w:rPr>
        <w:t>read a frequency input signal in the range 0 hz to y kHz</w:t>
      </w:r>
    </w:p>
    <w:p w14:paraId="27A783DC" w14:textId="157EBDFF" w:rsidR="00146929" w:rsidRDefault="00FB48DF" w:rsidP="00612F9D">
      <w:pPr>
        <w:spacing w:before="100" w:beforeAutospacing="1" w:after="100" w:afterAutospacing="1" w:line="240" w:lineRule="auto"/>
        <w:ind w:left="720" w:hanging="720"/>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t>D</w:t>
      </w:r>
      <w:r w:rsidR="00146929">
        <w:rPr>
          <w:rFonts w:ascii="Times New Roman" w:eastAsia="Times New Roman" w:hAnsi="Times New Roman" w:cs="Times New Roman"/>
          <w:kern w:val="0"/>
          <w:sz w:val="24"/>
          <w:szCs w:val="24"/>
          <w:lang w:eastAsia="en-IN" w:bidi="hi-IN"/>
          <w14:ligatures w14:val="none"/>
        </w:rPr>
        <w:t>9</w:t>
      </w:r>
      <w:r w:rsidR="00146929">
        <w:rPr>
          <w:rFonts w:ascii="Times New Roman" w:eastAsia="Times New Roman" w:hAnsi="Times New Roman" w:cs="Times New Roman"/>
          <w:kern w:val="0"/>
          <w:sz w:val="24"/>
          <w:szCs w:val="24"/>
          <w:lang w:eastAsia="en-IN" w:bidi="hi-IN"/>
          <w14:ligatures w14:val="none"/>
        </w:rPr>
        <w:tab/>
        <w:t>The device driver functions shall be layered in such a way that the software can be ported or in-parallel configured for anther microcontroller</w:t>
      </w:r>
    </w:p>
    <w:p w14:paraId="154FE495" w14:textId="4BE23617" w:rsidR="00A23ECB" w:rsidRDefault="00A23ECB" w:rsidP="00612F9D">
      <w:pPr>
        <w:spacing w:before="100" w:beforeAutospacing="1" w:after="100" w:afterAutospacing="1" w:line="240" w:lineRule="auto"/>
        <w:ind w:left="720" w:hanging="720"/>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t xml:space="preserve">D10 </w:t>
      </w:r>
      <w:r>
        <w:rPr>
          <w:rFonts w:ascii="Times New Roman" w:eastAsia="Times New Roman" w:hAnsi="Times New Roman" w:cs="Times New Roman"/>
          <w:kern w:val="0"/>
          <w:sz w:val="24"/>
          <w:szCs w:val="24"/>
          <w:lang w:eastAsia="en-IN" w:bidi="hi-IN"/>
          <w14:ligatures w14:val="none"/>
        </w:rPr>
        <w:tab/>
        <w:t>The software shall detect power supply issue to the op-amps so that the analog data can be marked as invalid for usage</w:t>
      </w:r>
    </w:p>
    <w:p w14:paraId="3AAB7E62" w14:textId="7517C5EB" w:rsidR="00A23ECB" w:rsidRDefault="00A23ECB" w:rsidP="00612F9D">
      <w:pPr>
        <w:spacing w:before="100" w:beforeAutospacing="1" w:after="100" w:afterAutospacing="1" w:line="240" w:lineRule="auto"/>
        <w:ind w:left="720" w:hanging="720"/>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t>D11</w:t>
      </w:r>
      <w:r>
        <w:rPr>
          <w:rFonts w:ascii="Times New Roman" w:eastAsia="Times New Roman" w:hAnsi="Times New Roman" w:cs="Times New Roman"/>
          <w:kern w:val="0"/>
          <w:sz w:val="24"/>
          <w:szCs w:val="24"/>
          <w:lang w:eastAsia="en-IN" w:bidi="hi-IN"/>
          <w14:ligatures w14:val="none"/>
        </w:rPr>
        <w:tab/>
        <w:t>The software shall have calibration and offset correction routines for analog inputs</w:t>
      </w:r>
      <w:r w:rsidR="009172C4">
        <w:rPr>
          <w:rFonts w:ascii="Times New Roman" w:eastAsia="Times New Roman" w:hAnsi="Times New Roman" w:cs="Times New Roman"/>
          <w:kern w:val="0"/>
          <w:sz w:val="24"/>
          <w:szCs w:val="24"/>
          <w:lang w:eastAsia="en-IN" w:bidi="hi-IN"/>
          <w14:ligatures w14:val="none"/>
        </w:rPr>
        <w:t xml:space="preserve"> during power ON or at defined intervals</w:t>
      </w:r>
    </w:p>
    <w:p w14:paraId="7E2B97A1" w14:textId="547147AB" w:rsidR="004E0C33" w:rsidRDefault="004E0C33" w:rsidP="00612F9D">
      <w:pPr>
        <w:spacing w:before="100" w:beforeAutospacing="1" w:after="100" w:afterAutospacing="1" w:line="240" w:lineRule="auto"/>
        <w:ind w:left="720" w:hanging="720"/>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t>D12</w:t>
      </w:r>
      <w:r>
        <w:rPr>
          <w:rFonts w:ascii="Times New Roman" w:eastAsia="Times New Roman" w:hAnsi="Times New Roman" w:cs="Times New Roman"/>
          <w:kern w:val="0"/>
          <w:sz w:val="24"/>
          <w:szCs w:val="24"/>
          <w:lang w:eastAsia="en-IN" w:bidi="hi-IN"/>
          <w14:ligatures w14:val="none"/>
        </w:rPr>
        <w:tab/>
        <w:t>The software shall have memory checks done at defined interval to detect any memory corruption</w:t>
      </w:r>
    </w:p>
    <w:p w14:paraId="19A21352" w14:textId="33400034" w:rsidR="004E0C33" w:rsidRDefault="004E0C33" w:rsidP="00612F9D">
      <w:pPr>
        <w:spacing w:before="100" w:beforeAutospacing="1" w:after="100" w:afterAutospacing="1" w:line="240" w:lineRule="auto"/>
        <w:ind w:left="720" w:hanging="720"/>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t>D13</w:t>
      </w:r>
      <w:r>
        <w:rPr>
          <w:rFonts w:ascii="Times New Roman" w:eastAsia="Times New Roman" w:hAnsi="Times New Roman" w:cs="Times New Roman"/>
          <w:kern w:val="0"/>
          <w:sz w:val="24"/>
          <w:szCs w:val="24"/>
          <w:lang w:eastAsia="en-IN" w:bidi="hi-IN"/>
          <w14:ligatures w14:val="none"/>
        </w:rPr>
        <w:tab/>
        <w:t>The software shall allow for software updates using UART and/or CAN</w:t>
      </w:r>
    </w:p>
    <w:p w14:paraId="0DD4356B" w14:textId="06182BBF" w:rsidR="0086361C" w:rsidRDefault="0086361C" w:rsidP="00612F9D">
      <w:pPr>
        <w:spacing w:before="100" w:beforeAutospacing="1" w:after="100" w:afterAutospacing="1" w:line="240" w:lineRule="auto"/>
        <w:ind w:left="720" w:hanging="720"/>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t>D14</w:t>
      </w:r>
      <w:r>
        <w:rPr>
          <w:rFonts w:ascii="Times New Roman" w:eastAsia="Times New Roman" w:hAnsi="Times New Roman" w:cs="Times New Roman"/>
          <w:kern w:val="0"/>
          <w:sz w:val="24"/>
          <w:szCs w:val="24"/>
          <w:lang w:eastAsia="en-IN" w:bidi="hi-IN"/>
          <w14:ligatures w14:val="none"/>
        </w:rPr>
        <w:tab/>
        <w:t xml:space="preserve">The software shall detect for </w:t>
      </w:r>
      <w:r w:rsidR="002805D7">
        <w:rPr>
          <w:rFonts w:ascii="Times New Roman" w:eastAsia="Times New Roman" w:hAnsi="Times New Roman" w:cs="Times New Roman"/>
          <w:kern w:val="0"/>
          <w:sz w:val="24"/>
          <w:szCs w:val="24"/>
          <w:lang w:eastAsia="en-IN" w:bidi="hi-IN"/>
          <w14:ligatures w14:val="none"/>
        </w:rPr>
        <w:t>a valid s-flash and read or write failures</w:t>
      </w:r>
    </w:p>
    <w:p w14:paraId="4FBC8C7A" w14:textId="2BE7981F" w:rsidR="002805D7" w:rsidRDefault="002805D7" w:rsidP="00612F9D">
      <w:pPr>
        <w:spacing w:before="100" w:beforeAutospacing="1" w:after="100" w:afterAutospacing="1" w:line="240" w:lineRule="auto"/>
        <w:ind w:left="720" w:hanging="720"/>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t xml:space="preserve">D15 </w:t>
      </w:r>
      <w:r>
        <w:rPr>
          <w:rFonts w:ascii="Times New Roman" w:eastAsia="Times New Roman" w:hAnsi="Times New Roman" w:cs="Times New Roman"/>
          <w:kern w:val="0"/>
          <w:sz w:val="24"/>
          <w:szCs w:val="24"/>
          <w:lang w:eastAsia="en-IN" w:bidi="hi-IN"/>
          <w14:ligatures w14:val="none"/>
        </w:rPr>
        <w:tab/>
      </w:r>
      <w:r w:rsidR="00A97C1B">
        <w:rPr>
          <w:rFonts w:ascii="Times New Roman" w:eastAsia="Times New Roman" w:hAnsi="Times New Roman" w:cs="Times New Roman"/>
          <w:kern w:val="0"/>
          <w:sz w:val="24"/>
          <w:szCs w:val="24"/>
          <w:lang w:eastAsia="en-IN" w:bidi="hi-IN"/>
          <w14:ligatures w14:val="none"/>
        </w:rPr>
        <w:t>The data in the</w:t>
      </w:r>
      <w:r>
        <w:rPr>
          <w:rFonts w:ascii="Times New Roman" w:eastAsia="Times New Roman" w:hAnsi="Times New Roman" w:cs="Times New Roman"/>
          <w:kern w:val="0"/>
          <w:sz w:val="24"/>
          <w:szCs w:val="24"/>
          <w:lang w:eastAsia="en-IN" w:bidi="hi-IN"/>
          <w14:ligatures w14:val="none"/>
        </w:rPr>
        <w:t xml:space="preserve"> s-flash </w:t>
      </w:r>
      <w:r w:rsidR="00A97C1B">
        <w:rPr>
          <w:rFonts w:ascii="Times New Roman" w:eastAsia="Times New Roman" w:hAnsi="Times New Roman" w:cs="Times New Roman"/>
          <w:kern w:val="0"/>
          <w:sz w:val="24"/>
          <w:szCs w:val="24"/>
          <w:lang w:eastAsia="en-IN" w:bidi="hi-IN"/>
          <w14:ligatures w14:val="none"/>
        </w:rPr>
        <w:t>shall be in compact/zipped format so that maximum information can be stored</w:t>
      </w:r>
    </w:p>
    <w:p w14:paraId="43BE1DC0" w14:textId="4FBE0D78" w:rsidR="003B4BD0" w:rsidRDefault="005F2686" w:rsidP="00612F9D">
      <w:pPr>
        <w:spacing w:before="100" w:beforeAutospacing="1" w:after="100" w:afterAutospacing="1" w:line="240" w:lineRule="auto"/>
        <w:ind w:left="720" w:hanging="720"/>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t>D16</w:t>
      </w:r>
      <w:r>
        <w:rPr>
          <w:rFonts w:ascii="Times New Roman" w:eastAsia="Times New Roman" w:hAnsi="Times New Roman" w:cs="Times New Roman"/>
          <w:kern w:val="0"/>
          <w:sz w:val="24"/>
          <w:szCs w:val="24"/>
          <w:lang w:eastAsia="en-IN" w:bidi="hi-IN"/>
          <w14:ligatures w14:val="none"/>
        </w:rPr>
        <w:tab/>
        <w:t>The various task execution rates shall be monitored using watchdogs etc</w:t>
      </w:r>
      <w:r w:rsidR="00346DBB">
        <w:rPr>
          <w:rFonts w:ascii="Times New Roman" w:eastAsia="Times New Roman" w:hAnsi="Times New Roman" w:cs="Times New Roman"/>
          <w:kern w:val="0"/>
          <w:sz w:val="24"/>
          <w:szCs w:val="24"/>
          <w:lang w:eastAsia="en-IN" w:bidi="hi-IN"/>
          <w14:ligatures w14:val="none"/>
        </w:rPr>
        <w:t>.</w:t>
      </w:r>
      <w:r>
        <w:rPr>
          <w:rFonts w:ascii="Times New Roman" w:eastAsia="Times New Roman" w:hAnsi="Times New Roman" w:cs="Times New Roman"/>
          <w:kern w:val="0"/>
          <w:sz w:val="24"/>
          <w:szCs w:val="24"/>
          <w:lang w:eastAsia="en-IN" w:bidi="hi-IN"/>
          <w14:ligatures w14:val="none"/>
        </w:rPr>
        <w:t xml:space="preserve"> to</w:t>
      </w:r>
      <w:r w:rsidR="00346DBB">
        <w:rPr>
          <w:rFonts w:ascii="Times New Roman" w:eastAsia="Times New Roman" w:hAnsi="Times New Roman" w:cs="Times New Roman"/>
          <w:kern w:val="0"/>
          <w:sz w:val="24"/>
          <w:szCs w:val="24"/>
          <w:lang w:eastAsia="en-IN" w:bidi="hi-IN"/>
          <w14:ligatures w14:val="none"/>
        </w:rPr>
        <w:t xml:space="preserve"> </w:t>
      </w:r>
      <w:r>
        <w:rPr>
          <w:rFonts w:ascii="Times New Roman" w:eastAsia="Times New Roman" w:hAnsi="Times New Roman" w:cs="Times New Roman"/>
          <w:kern w:val="0"/>
          <w:sz w:val="24"/>
          <w:szCs w:val="24"/>
          <w:lang w:eastAsia="en-IN" w:bidi="hi-IN"/>
          <w14:ligatures w14:val="none"/>
        </w:rPr>
        <w:t>maintain the timings and avoid task overruns</w:t>
      </w:r>
    </w:p>
    <w:p w14:paraId="1F02EB56" w14:textId="3D788EDA" w:rsidR="005F2686" w:rsidRDefault="005F2686" w:rsidP="00612F9D">
      <w:pPr>
        <w:spacing w:before="100" w:beforeAutospacing="1" w:after="100" w:afterAutospacing="1" w:line="240" w:lineRule="auto"/>
        <w:ind w:left="720" w:hanging="720"/>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lastRenderedPageBreak/>
        <w:t>D1</w:t>
      </w:r>
      <w:r w:rsidR="00D318B8">
        <w:rPr>
          <w:rFonts w:ascii="Times New Roman" w:eastAsia="Times New Roman" w:hAnsi="Times New Roman" w:cs="Times New Roman"/>
          <w:kern w:val="0"/>
          <w:sz w:val="24"/>
          <w:szCs w:val="24"/>
          <w:lang w:eastAsia="en-IN" w:bidi="hi-IN"/>
          <w14:ligatures w14:val="none"/>
        </w:rPr>
        <w:t>7</w:t>
      </w:r>
      <w:r>
        <w:rPr>
          <w:rFonts w:ascii="Times New Roman" w:eastAsia="Times New Roman" w:hAnsi="Times New Roman" w:cs="Times New Roman"/>
          <w:kern w:val="0"/>
          <w:sz w:val="24"/>
          <w:szCs w:val="24"/>
          <w:lang w:eastAsia="en-IN" w:bidi="hi-IN"/>
          <w14:ligatures w14:val="none"/>
        </w:rPr>
        <w:tab/>
        <w:t>The interrupt routines shall be executed for shortest of times and the various priorities to be defined appropriately</w:t>
      </w:r>
    </w:p>
    <w:p w14:paraId="5D2A1B7F" w14:textId="386660CA" w:rsidR="00855DE4" w:rsidRPr="00612F9D" w:rsidRDefault="00855DE4" w:rsidP="00612F9D">
      <w:pPr>
        <w:spacing w:before="100" w:beforeAutospacing="1" w:after="100" w:afterAutospacing="1" w:line="240" w:lineRule="auto"/>
        <w:ind w:left="720" w:hanging="720"/>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t>D18</w:t>
      </w:r>
      <w:r>
        <w:rPr>
          <w:rFonts w:ascii="Times New Roman" w:eastAsia="Times New Roman" w:hAnsi="Times New Roman" w:cs="Times New Roman"/>
          <w:kern w:val="0"/>
          <w:sz w:val="24"/>
          <w:szCs w:val="24"/>
          <w:lang w:eastAsia="en-IN" w:bidi="hi-IN"/>
          <w14:ligatures w14:val="none"/>
        </w:rPr>
        <w:tab/>
        <w:t xml:space="preserve">The communication failures for CAN and UART shall be detected and </w:t>
      </w:r>
      <w:r w:rsidR="00111487">
        <w:rPr>
          <w:rFonts w:ascii="Times New Roman" w:eastAsia="Times New Roman" w:hAnsi="Times New Roman" w:cs="Times New Roman"/>
          <w:kern w:val="0"/>
          <w:sz w:val="24"/>
          <w:szCs w:val="24"/>
          <w:lang w:eastAsia="en-IN" w:bidi="hi-IN"/>
          <w14:ligatures w14:val="none"/>
        </w:rPr>
        <w:t>can</w:t>
      </w:r>
      <w:r>
        <w:rPr>
          <w:rFonts w:ascii="Times New Roman" w:eastAsia="Times New Roman" w:hAnsi="Times New Roman" w:cs="Times New Roman"/>
          <w:kern w:val="0"/>
          <w:sz w:val="24"/>
          <w:szCs w:val="24"/>
          <w:lang w:eastAsia="en-IN" w:bidi="hi-IN"/>
          <w14:ligatures w14:val="none"/>
        </w:rPr>
        <w:t xml:space="preserve"> recover automatically</w:t>
      </w:r>
    </w:p>
    <w:p w14:paraId="1B7BC431" w14:textId="377BDD4F" w:rsidR="006F35A3" w:rsidRDefault="006F35A3" w:rsidP="007C44AD">
      <w:pPr>
        <w:spacing w:before="100" w:beforeAutospacing="1" w:after="100" w:afterAutospacing="1" w:line="240" w:lineRule="auto"/>
        <w:rPr>
          <w:rFonts w:ascii="Times New Roman" w:eastAsia="Times New Roman" w:hAnsi="Times New Roman" w:cs="Times New Roman"/>
          <w:b/>
          <w:bCs/>
          <w:kern w:val="0"/>
          <w:sz w:val="24"/>
          <w:szCs w:val="24"/>
          <w:lang w:eastAsia="en-IN" w:bidi="hi-IN"/>
          <w14:ligatures w14:val="none"/>
        </w:rPr>
      </w:pPr>
      <w:r w:rsidRPr="006F35A3">
        <w:rPr>
          <w:rFonts w:ascii="Times New Roman" w:eastAsia="Times New Roman" w:hAnsi="Times New Roman" w:cs="Times New Roman"/>
          <w:b/>
          <w:bCs/>
          <w:kern w:val="0"/>
          <w:sz w:val="24"/>
          <w:szCs w:val="24"/>
          <w:lang w:eastAsia="en-IN" w:bidi="hi-IN"/>
          <w14:ligatures w14:val="none"/>
        </w:rPr>
        <w:t>Battery Management</w:t>
      </w:r>
    </w:p>
    <w:p w14:paraId="24E3D394" w14:textId="491DFC72" w:rsidR="007C44AD" w:rsidRDefault="007C44AD" w:rsidP="007D7A75">
      <w:pPr>
        <w:spacing w:before="100" w:beforeAutospacing="1" w:after="100" w:afterAutospacing="1" w:line="240" w:lineRule="auto"/>
        <w:ind w:left="720" w:hanging="720"/>
        <w:rPr>
          <w:rFonts w:ascii="Times New Roman" w:eastAsia="Times New Roman" w:hAnsi="Times New Roman" w:cs="Times New Roman"/>
          <w:kern w:val="0"/>
          <w:sz w:val="24"/>
          <w:szCs w:val="24"/>
          <w:lang w:eastAsia="en-IN" w:bidi="hi-IN"/>
          <w14:ligatures w14:val="none"/>
        </w:rPr>
      </w:pPr>
      <w:r w:rsidRPr="007C44AD">
        <w:rPr>
          <w:rFonts w:ascii="Times New Roman" w:eastAsia="Times New Roman" w:hAnsi="Times New Roman" w:cs="Times New Roman"/>
          <w:kern w:val="0"/>
          <w:sz w:val="24"/>
          <w:szCs w:val="24"/>
          <w:lang w:eastAsia="en-IN" w:bidi="hi-IN"/>
          <w14:ligatures w14:val="none"/>
        </w:rPr>
        <w:t>B1</w:t>
      </w:r>
      <w:r>
        <w:rPr>
          <w:rFonts w:ascii="Times New Roman" w:eastAsia="Times New Roman" w:hAnsi="Times New Roman" w:cs="Times New Roman"/>
          <w:kern w:val="0"/>
          <w:sz w:val="24"/>
          <w:szCs w:val="24"/>
          <w:lang w:eastAsia="en-IN" w:bidi="hi-IN"/>
          <w14:ligatures w14:val="none"/>
        </w:rPr>
        <w:tab/>
      </w:r>
      <w:r w:rsidR="007D7A75">
        <w:rPr>
          <w:rFonts w:ascii="Times New Roman" w:eastAsia="Times New Roman" w:hAnsi="Times New Roman" w:cs="Times New Roman"/>
          <w:kern w:val="0"/>
          <w:sz w:val="24"/>
          <w:szCs w:val="24"/>
          <w:lang w:eastAsia="en-IN" w:bidi="hi-IN"/>
          <w14:ligatures w14:val="none"/>
        </w:rPr>
        <w:t>The software shall communicate with the multiple cell balancing modules on UART based on their IDs and get the cell voltage and temperature data</w:t>
      </w:r>
    </w:p>
    <w:p w14:paraId="78884171" w14:textId="73196F45" w:rsidR="007D7A75" w:rsidRDefault="007D7A75" w:rsidP="007D7A75">
      <w:pPr>
        <w:spacing w:before="100" w:beforeAutospacing="1" w:after="100" w:afterAutospacing="1" w:line="240" w:lineRule="auto"/>
        <w:ind w:left="720" w:hanging="720"/>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t>B2</w:t>
      </w:r>
      <w:r>
        <w:rPr>
          <w:rFonts w:ascii="Times New Roman" w:eastAsia="Times New Roman" w:hAnsi="Times New Roman" w:cs="Times New Roman"/>
          <w:kern w:val="0"/>
          <w:sz w:val="24"/>
          <w:szCs w:val="24"/>
          <w:lang w:eastAsia="en-IN" w:bidi="hi-IN"/>
          <w14:ligatures w14:val="none"/>
        </w:rPr>
        <w:tab/>
      </w:r>
      <w:r w:rsidR="00760173">
        <w:rPr>
          <w:rFonts w:ascii="Times New Roman" w:eastAsia="Times New Roman" w:hAnsi="Times New Roman" w:cs="Times New Roman"/>
          <w:kern w:val="0"/>
          <w:sz w:val="24"/>
          <w:szCs w:val="24"/>
          <w:lang w:eastAsia="en-IN" w:bidi="hi-IN"/>
          <w14:ligatures w14:val="none"/>
        </w:rPr>
        <w:t xml:space="preserve">The software shall help in balancing the cells earlier by turning on the balancer based on </w:t>
      </w:r>
      <w:r w:rsidR="00F22D7D">
        <w:rPr>
          <w:rFonts w:ascii="Times New Roman" w:eastAsia="Times New Roman" w:hAnsi="Times New Roman" w:cs="Times New Roman"/>
          <w:kern w:val="0"/>
          <w:sz w:val="24"/>
          <w:szCs w:val="24"/>
          <w:lang w:eastAsia="en-IN" w:bidi="hi-IN"/>
          <w14:ligatures w14:val="none"/>
        </w:rPr>
        <w:t>past</w:t>
      </w:r>
      <w:r w:rsidR="00760173">
        <w:rPr>
          <w:rFonts w:ascii="Times New Roman" w:eastAsia="Times New Roman" w:hAnsi="Times New Roman" w:cs="Times New Roman"/>
          <w:kern w:val="0"/>
          <w:sz w:val="24"/>
          <w:szCs w:val="24"/>
          <w:lang w:eastAsia="en-IN" w:bidi="hi-IN"/>
          <w14:ligatures w14:val="none"/>
        </w:rPr>
        <w:t xml:space="preserve"> data</w:t>
      </w:r>
    </w:p>
    <w:p w14:paraId="250A5707" w14:textId="6AAC366F" w:rsidR="00760173" w:rsidRDefault="00760173" w:rsidP="007D7A75">
      <w:pPr>
        <w:spacing w:before="100" w:beforeAutospacing="1" w:after="100" w:afterAutospacing="1" w:line="240" w:lineRule="auto"/>
        <w:ind w:left="720" w:hanging="720"/>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t>B3</w:t>
      </w:r>
      <w:r>
        <w:rPr>
          <w:rFonts w:ascii="Times New Roman" w:eastAsia="Times New Roman" w:hAnsi="Times New Roman" w:cs="Times New Roman"/>
          <w:kern w:val="0"/>
          <w:sz w:val="24"/>
          <w:szCs w:val="24"/>
          <w:lang w:eastAsia="en-IN" w:bidi="hi-IN"/>
          <w14:ligatures w14:val="none"/>
        </w:rPr>
        <w:tab/>
      </w:r>
      <w:r w:rsidR="005D4D56">
        <w:rPr>
          <w:rFonts w:ascii="Times New Roman" w:eastAsia="Times New Roman" w:hAnsi="Times New Roman" w:cs="Times New Roman"/>
          <w:kern w:val="0"/>
          <w:sz w:val="24"/>
          <w:szCs w:val="24"/>
          <w:lang w:eastAsia="en-IN" w:bidi="hi-IN"/>
          <w14:ligatures w14:val="none"/>
        </w:rPr>
        <w:t>The software shall read the battery pack voltage before and after the contactor</w:t>
      </w:r>
      <w:r w:rsidR="00415011">
        <w:rPr>
          <w:rFonts w:ascii="Times New Roman" w:eastAsia="Times New Roman" w:hAnsi="Times New Roman" w:cs="Times New Roman"/>
          <w:kern w:val="0"/>
          <w:sz w:val="24"/>
          <w:szCs w:val="24"/>
          <w:lang w:eastAsia="en-IN" w:bidi="hi-IN"/>
          <w14:ligatures w14:val="none"/>
        </w:rPr>
        <w:t xml:space="preserve"> within 1% accuracy</w:t>
      </w:r>
    </w:p>
    <w:p w14:paraId="25D96E2D" w14:textId="0EA2BA2A" w:rsidR="005D4D56" w:rsidRDefault="005D4D56" w:rsidP="007D7A75">
      <w:pPr>
        <w:spacing w:before="100" w:beforeAutospacing="1" w:after="100" w:afterAutospacing="1" w:line="240" w:lineRule="auto"/>
        <w:ind w:left="720" w:hanging="720"/>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t>B4</w:t>
      </w:r>
      <w:r>
        <w:rPr>
          <w:rFonts w:ascii="Times New Roman" w:eastAsia="Times New Roman" w:hAnsi="Times New Roman" w:cs="Times New Roman"/>
          <w:kern w:val="0"/>
          <w:sz w:val="24"/>
          <w:szCs w:val="24"/>
          <w:lang w:eastAsia="en-IN" w:bidi="hi-IN"/>
          <w14:ligatures w14:val="none"/>
        </w:rPr>
        <w:tab/>
        <w:t xml:space="preserve">The software shall read the sum of all the cell voltages in series and </w:t>
      </w:r>
      <w:r w:rsidR="00415011">
        <w:rPr>
          <w:rFonts w:ascii="Times New Roman" w:eastAsia="Times New Roman" w:hAnsi="Times New Roman" w:cs="Times New Roman"/>
          <w:kern w:val="0"/>
          <w:sz w:val="24"/>
          <w:szCs w:val="24"/>
          <w:lang w:eastAsia="en-IN" w:bidi="hi-IN"/>
          <w14:ligatures w14:val="none"/>
        </w:rPr>
        <w:t>consider it as battery pack voltage to compare with direct voltage measurements</w:t>
      </w:r>
    </w:p>
    <w:p w14:paraId="19E57AB7" w14:textId="4339774E" w:rsidR="00415011" w:rsidRDefault="00415011" w:rsidP="007D7A75">
      <w:pPr>
        <w:spacing w:before="100" w:beforeAutospacing="1" w:after="100" w:afterAutospacing="1" w:line="240" w:lineRule="auto"/>
        <w:ind w:left="720" w:hanging="720"/>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t>B5</w:t>
      </w:r>
      <w:r>
        <w:rPr>
          <w:rFonts w:ascii="Times New Roman" w:eastAsia="Times New Roman" w:hAnsi="Times New Roman" w:cs="Times New Roman"/>
          <w:kern w:val="0"/>
          <w:sz w:val="24"/>
          <w:szCs w:val="24"/>
          <w:lang w:eastAsia="en-IN" w:bidi="hi-IN"/>
          <w14:ligatures w14:val="none"/>
        </w:rPr>
        <w:tab/>
        <w:t>The software shall read the charging and discharging current values within 1% accuracy</w:t>
      </w:r>
    </w:p>
    <w:p w14:paraId="61323216" w14:textId="277B7898" w:rsidR="00014260" w:rsidRDefault="00014260" w:rsidP="007D7A75">
      <w:pPr>
        <w:spacing w:before="100" w:beforeAutospacing="1" w:after="100" w:afterAutospacing="1" w:line="240" w:lineRule="auto"/>
        <w:ind w:left="720" w:hanging="720"/>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t>B6</w:t>
      </w:r>
      <w:r>
        <w:rPr>
          <w:rFonts w:ascii="Times New Roman" w:eastAsia="Times New Roman" w:hAnsi="Times New Roman" w:cs="Times New Roman"/>
          <w:kern w:val="0"/>
          <w:sz w:val="24"/>
          <w:szCs w:val="24"/>
          <w:lang w:eastAsia="en-IN" w:bidi="hi-IN"/>
          <w14:ligatures w14:val="none"/>
        </w:rPr>
        <w:tab/>
      </w:r>
      <w:r w:rsidR="00793E15">
        <w:rPr>
          <w:rFonts w:ascii="Times New Roman" w:eastAsia="Times New Roman" w:hAnsi="Times New Roman" w:cs="Times New Roman"/>
          <w:kern w:val="0"/>
          <w:sz w:val="24"/>
          <w:szCs w:val="24"/>
          <w:lang w:eastAsia="en-IN" w:bidi="hi-IN"/>
          <w14:ligatures w14:val="none"/>
        </w:rPr>
        <w:t>The software shall turn on the pre-charge relay before turning on the main contactor</w:t>
      </w:r>
    </w:p>
    <w:p w14:paraId="6FF14BCF" w14:textId="13EFEFCB" w:rsidR="00793E15" w:rsidRDefault="00793E15" w:rsidP="007D7A75">
      <w:pPr>
        <w:spacing w:before="100" w:beforeAutospacing="1" w:after="100" w:afterAutospacing="1" w:line="240" w:lineRule="auto"/>
        <w:ind w:left="720" w:hanging="720"/>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t>B7</w:t>
      </w:r>
      <w:r>
        <w:rPr>
          <w:rFonts w:ascii="Times New Roman" w:eastAsia="Times New Roman" w:hAnsi="Times New Roman" w:cs="Times New Roman"/>
          <w:kern w:val="0"/>
          <w:sz w:val="24"/>
          <w:szCs w:val="24"/>
          <w:lang w:eastAsia="en-IN" w:bidi="hi-IN"/>
          <w14:ligatures w14:val="none"/>
        </w:rPr>
        <w:tab/>
      </w:r>
      <w:r w:rsidR="00AA5190">
        <w:rPr>
          <w:rFonts w:ascii="Times New Roman" w:eastAsia="Times New Roman" w:hAnsi="Times New Roman" w:cs="Times New Roman"/>
          <w:kern w:val="0"/>
          <w:sz w:val="24"/>
          <w:szCs w:val="24"/>
          <w:lang w:eastAsia="en-IN" w:bidi="hi-IN"/>
          <w14:ligatures w14:val="none"/>
        </w:rPr>
        <w:t>The software shall estimate the SOC of battery using coulomb counting method</w:t>
      </w:r>
      <w:ins w:id="4" w:author="Prathamesh Patki" w:date="2025-11-09T12:14:00Z" w16du:dateUtc="2025-11-09T06:44:00Z">
        <w:r w:rsidR="00E26FEE">
          <w:rPr>
            <w:rFonts w:ascii="Times New Roman" w:eastAsia="Times New Roman" w:hAnsi="Times New Roman" w:cs="Times New Roman"/>
            <w:kern w:val="0"/>
            <w:sz w:val="24"/>
            <w:szCs w:val="24"/>
            <w:lang w:eastAsia="en-IN" w:bidi="hi-IN"/>
            <w14:ligatures w14:val="none"/>
          </w:rPr>
          <w:t xml:space="preserve"> and consider capacity as per SOH%</w:t>
        </w:r>
      </w:ins>
    </w:p>
    <w:p w14:paraId="5C964CAE" w14:textId="062C18EA" w:rsidR="00AA5190" w:rsidRDefault="00AA5190" w:rsidP="007D7A75">
      <w:pPr>
        <w:spacing w:before="100" w:beforeAutospacing="1" w:after="100" w:afterAutospacing="1" w:line="240" w:lineRule="auto"/>
        <w:ind w:left="720" w:hanging="720"/>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t>B8</w:t>
      </w:r>
      <w:r>
        <w:rPr>
          <w:rFonts w:ascii="Times New Roman" w:eastAsia="Times New Roman" w:hAnsi="Times New Roman" w:cs="Times New Roman"/>
          <w:kern w:val="0"/>
          <w:sz w:val="24"/>
          <w:szCs w:val="24"/>
          <w:lang w:eastAsia="en-IN" w:bidi="hi-IN"/>
          <w14:ligatures w14:val="none"/>
        </w:rPr>
        <w:tab/>
        <w:t>The software shall estimate the SOC of the battery using EKF method</w:t>
      </w:r>
    </w:p>
    <w:p w14:paraId="6332D856" w14:textId="638C5DC6" w:rsidR="00AA5190" w:rsidRDefault="00AA5190" w:rsidP="007D7A75">
      <w:pPr>
        <w:spacing w:before="100" w:beforeAutospacing="1" w:after="100" w:afterAutospacing="1" w:line="240" w:lineRule="auto"/>
        <w:ind w:left="720" w:hanging="720"/>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t>B9</w:t>
      </w:r>
      <w:r>
        <w:rPr>
          <w:rFonts w:ascii="Times New Roman" w:eastAsia="Times New Roman" w:hAnsi="Times New Roman" w:cs="Times New Roman"/>
          <w:kern w:val="0"/>
          <w:sz w:val="24"/>
          <w:szCs w:val="24"/>
          <w:lang w:eastAsia="en-IN" w:bidi="hi-IN"/>
          <w14:ligatures w14:val="none"/>
        </w:rPr>
        <w:tab/>
        <w:t>The software shall estimate the SOH of the battery within 5% accuracy</w:t>
      </w:r>
    </w:p>
    <w:p w14:paraId="778EBDD8" w14:textId="67A078AE" w:rsidR="00AA5190" w:rsidRDefault="00AA5190" w:rsidP="007D7A75">
      <w:pPr>
        <w:spacing w:before="100" w:beforeAutospacing="1" w:after="100" w:afterAutospacing="1" w:line="240" w:lineRule="auto"/>
        <w:ind w:left="720" w:hanging="720"/>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t>B10</w:t>
      </w:r>
      <w:r>
        <w:rPr>
          <w:rFonts w:ascii="Times New Roman" w:eastAsia="Times New Roman" w:hAnsi="Times New Roman" w:cs="Times New Roman"/>
          <w:kern w:val="0"/>
          <w:sz w:val="24"/>
          <w:szCs w:val="24"/>
          <w:lang w:eastAsia="en-IN" w:bidi="hi-IN"/>
          <w14:ligatures w14:val="none"/>
        </w:rPr>
        <w:tab/>
        <w:t>The software shall communicate with specified multiple chargers as per their respective CAN protocols and allow for battery charging within specified limits</w:t>
      </w:r>
    </w:p>
    <w:p w14:paraId="1F52BA3D" w14:textId="778EC561" w:rsidR="00AA5190" w:rsidRDefault="00AA5190" w:rsidP="007D7A75">
      <w:pPr>
        <w:spacing w:before="100" w:beforeAutospacing="1" w:after="100" w:afterAutospacing="1" w:line="240" w:lineRule="auto"/>
        <w:ind w:left="720" w:hanging="720"/>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t>B11</w:t>
      </w:r>
      <w:r>
        <w:rPr>
          <w:rFonts w:ascii="Times New Roman" w:eastAsia="Times New Roman" w:hAnsi="Times New Roman" w:cs="Times New Roman"/>
          <w:kern w:val="0"/>
          <w:sz w:val="24"/>
          <w:szCs w:val="24"/>
          <w:lang w:eastAsia="en-IN" w:bidi="hi-IN"/>
          <w14:ligatures w14:val="none"/>
        </w:rPr>
        <w:tab/>
        <w:t>The software shall always maintain the cell voltages within their specified minimum and maximum limits</w:t>
      </w:r>
    </w:p>
    <w:p w14:paraId="4BFB5300" w14:textId="42C46DBF" w:rsidR="00AA5190" w:rsidRDefault="00AA5190" w:rsidP="007D7A75">
      <w:pPr>
        <w:spacing w:before="100" w:beforeAutospacing="1" w:after="100" w:afterAutospacing="1" w:line="240" w:lineRule="auto"/>
        <w:ind w:left="720" w:hanging="720"/>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t xml:space="preserve">B12 </w:t>
      </w:r>
      <w:r>
        <w:rPr>
          <w:rFonts w:ascii="Times New Roman" w:eastAsia="Times New Roman" w:hAnsi="Times New Roman" w:cs="Times New Roman"/>
          <w:kern w:val="0"/>
          <w:sz w:val="24"/>
          <w:szCs w:val="24"/>
          <w:lang w:eastAsia="en-IN" w:bidi="hi-IN"/>
          <w14:ligatures w14:val="none"/>
        </w:rPr>
        <w:tab/>
        <w:t xml:space="preserve">The software shall detect various </w:t>
      </w:r>
      <w:r w:rsidR="0032151F">
        <w:rPr>
          <w:rFonts w:ascii="Times New Roman" w:eastAsia="Times New Roman" w:hAnsi="Times New Roman" w:cs="Times New Roman"/>
          <w:kern w:val="0"/>
          <w:sz w:val="24"/>
          <w:szCs w:val="24"/>
          <w:lang w:eastAsia="en-IN" w:bidi="hi-IN"/>
          <w14:ligatures w14:val="none"/>
        </w:rPr>
        <w:t xml:space="preserve">BMS </w:t>
      </w:r>
      <w:r>
        <w:rPr>
          <w:rFonts w:ascii="Times New Roman" w:eastAsia="Times New Roman" w:hAnsi="Times New Roman" w:cs="Times New Roman"/>
          <w:kern w:val="0"/>
          <w:sz w:val="24"/>
          <w:szCs w:val="24"/>
          <w:lang w:eastAsia="en-IN" w:bidi="hi-IN"/>
          <w14:ligatures w14:val="none"/>
        </w:rPr>
        <w:t xml:space="preserve">faults </w:t>
      </w:r>
      <w:r w:rsidR="003B0D7D">
        <w:rPr>
          <w:rFonts w:ascii="Times New Roman" w:eastAsia="Times New Roman" w:hAnsi="Times New Roman" w:cs="Times New Roman"/>
          <w:kern w:val="0"/>
          <w:sz w:val="24"/>
          <w:szCs w:val="24"/>
          <w:lang w:eastAsia="en-IN" w:bidi="hi-IN"/>
          <w14:ligatures w14:val="none"/>
        </w:rPr>
        <w:t xml:space="preserve">and take appropriate actions </w:t>
      </w:r>
      <w:r>
        <w:rPr>
          <w:rFonts w:ascii="Times New Roman" w:eastAsia="Times New Roman" w:hAnsi="Times New Roman" w:cs="Times New Roman"/>
          <w:kern w:val="0"/>
          <w:sz w:val="24"/>
          <w:szCs w:val="24"/>
          <w:lang w:eastAsia="en-IN" w:bidi="hi-IN"/>
          <w14:ligatures w14:val="none"/>
        </w:rPr>
        <w:t>as per the table mentioned in Appendix 3</w:t>
      </w:r>
    </w:p>
    <w:p w14:paraId="21A85FB2" w14:textId="1AF99840" w:rsidR="003B0D7D" w:rsidRDefault="003B0D7D" w:rsidP="007D7A75">
      <w:pPr>
        <w:spacing w:before="100" w:beforeAutospacing="1" w:after="100" w:afterAutospacing="1" w:line="240" w:lineRule="auto"/>
        <w:ind w:left="720" w:hanging="720"/>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t>B13</w:t>
      </w:r>
      <w:r>
        <w:rPr>
          <w:rFonts w:ascii="Times New Roman" w:eastAsia="Times New Roman" w:hAnsi="Times New Roman" w:cs="Times New Roman"/>
          <w:kern w:val="0"/>
          <w:sz w:val="24"/>
          <w:szCs w:val="24"/>
          <w:lang w:eastAsia="en-IN" w:bidi="hi-IN"/>
          <w14:ligatures w14:val="none"/>
        </w:rPr>
        <w:tab/>
      </w:r>
      <w:r w:rsidR="002F24E2">
        <w:rPr>
          <w:rFonts w:ascii="Times New Roman" w:eastAsia="Times New Roman" w:hAnsi="Times New Roman" w:cs="Times New Roman"/>
          <w:kern w:val="0"/>
          <w:sz w:val="24"/>
          <w:szCs w:val="24"/>
          <w:lang w:eastAsia="en-IN" w:bidi="hi-IN"/>
          <w14:ligatures w14:val="none"/>
        </w:rPr>
        <w:t>The software shall allow for maximum 95% DOD as per the battery capacity</w:t>
      </w:r>
    </w:p>
    <w:p w14:paraId="5B9943F2" w14:textId="0CEA84A4" w:rsidR="00876FD9" w:rsidRDefault="00876FD9" w:rsidP="007D7A75">
      <w:pPr>
        <w:spacing w:before="100" w:beforeAutospacing="1" w:after="100" w:afterAutospacing="1" w:line="240" w:lineRule="auto"/>
        <w:ind w:left="720" w:hanging="720"/>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t>B14</w:t>
      </w:r>
      <w:r>
        <w:rPr>
          <w:rFonts w:ascii="Times New Roman" w:eastAsia="Times New Roman" w:hAnsi="Times New Roman" w:cs="Times New Roman"/>
          <w:kern w:val="0"/>
          <w:sz w:val="24"/>
          <w:szCs w:val="24"/>
          <w:lang w:eastAsia="en-IN" w:bidi="hi-IN"/>
          <w14:ligatures w14:val="none"/>
        </w:rPr>
        <w:tab/>
      </w:r>
      <w:r w:rsidR="008B6F10">
        <w:rPr>
          <w:rFonts w:ascii="Times New Roman" w:eastAsia="Times New Roman" w:hAnsi="Times New Roman" w:cs="Times New Roman"/>
          <w:kern w:val="0"/>
          <w:sz w:val="24"/>
          <w:szCs w:val="24"/>
          <w:lang w:eastAsia="en-IN" w:bidi="hi-IN"/>
          <w14:ligatures w14:val="none"/>
        </w:rPr>
        <w:t>The software shall define charge current limit (CCL) and discharge current limit (DCL)</w:t>
      </w:r>
      <w:r w:rsidR="00BB6EC3">
        <w:rPr>
          <w:rFonts w:ascii="Times New Roman" w:eastAsia="Times New Roman" w:hAnsi="Times New Roman" w:cs="Times New Roman"/>
          <w:kern w:val="0"/>
          <w:sz w:val="24"/>
          <w:szCs w:val="24"/>
          <w:lang w:eastAsia="en-IN" w:bidi="hi-IN"/>
          <w14:ligatures w14:val="none"/>
        </w:rPr>
        <w:t xml:space="preserve"> </w:t>
      </w:r>
      <w:r w:rsidR="00BF1E13">
        <w:rPr>
          <w:rFonts w:ascii="Times New Roman" w:eastAsia="Times New Roman" w:hAnsi="Times New Roman" w:cs="Times New Roman"/>
          <w:kern w:val="0"/>
          <w:sz w:val="24"/>
          <w:szCs w:val="24"/>
          <w:lang w:eastAsia="en-IN" w:bidi="hi-IN"/>
          <w14:ligatures w14:val="none"/>
        </w:rPr>
        <w:t>based on temperature and SOC</w:t>
      </w:r>
    </w:p>
    <w:p w14:paraId="3F9C3831" w14:textId="12BB97E0" w:rsidR="00BB6EC3" w:rsidRDefault="00BB6EC3" w:rsidP="007D7A75">
      <w:pPr>
        <w:spacing w:before="100" w:beforeAutospacing="1" w:after="100" w:afterAutospacing="1" w:line="240" w:lineRule="auto"/>
        <w:ind w:left="720" w:hanging="720"/>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t>B15</w:t>
      </w:r>
      <w:r>
        <w:rPr>
          <w:rFonts w:ascii="Times New Roman" w:eastAsia="Times New Roman" w:hAnsi="Times New Roman" w:cs="Times New Roman"/>
          <w:kern w:val="0"/>
          <w:sz w:val="24"/>
          <w:szCs w:val="24"/>
          <w:lang w:eastAsia="en-IN" w:bidi="hi-IN"/>
          <w14:ligatures w14:val="none"/>
        </w:rPr>
        <w:tab/>
      </w:r>
      <w:r w:rsidR="00BF1E13">
        <w:rPr>
          <w:rFonts w:ascii="Times New Roman" w:eastAsia="Times New Roman" w:hAnsi="Times New Roman" w:cs="Times New Roman"/>
          <w:kern w:val="0"/>
          <w:sz w:val="24"/>
          <w:szCs w:val="24"/>
          <w:lang w:eastAsia="en-IN" w:bidi="hi-IN"/>
          <w14:ligatures w14:val="none"/>
        </w:rPr>
        <w:t xml:space="preserve">The software shall </w:t>
      </w:r>
      <w:r w:rsidR="00EF6C16">
        <w:rPr>
          <w:rFonts w:ascii="Times New Roman" w:eastAsia="Times New Roman" w:hAnsi="Times New Roman" w:cs="Times New Roman"/>
          <w:kern w:val="0"/>
          <w:sz w:val="24"/>
          <w:szCs w:val="24"/>
          <w:lang w:eastAsia="en-IN" w:bidi="hi-IN"/>
          <w14:ligatures w14:val="none"/>
        </w:rPr>
        <w:t>set buzzer as a warning in case of over temperature and thermal runaway conditions</w:t>
      </w:r>
    </w:p>
    <w:p w14:paraId="1A97C047" w14:textId="6CB6C0C9" w:rsidR="00463538" w:rsidRDefault="00463538" w:rsidP="007D7A75">
      <w:pPr>
        <w:spacing w:before="100" w:beforeAutospacing="1" w:after="100" w:afterAutospacing="1" w:line="240" w:lineRule="auto"/>
        <w:ind w:left="720" w:hanging="720"/>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t>B16</w:t>
      </w:r>
      <w:r>
        <w:rPr>
          <w:rFonts w:ascii="Times New Roman" w:eastAsia="Times New Roman" w:hAnsi="Times New Roman" w:cs="Times New Roman"/>
          <w:kern w:val="0"/>
          <w:sz w:val="24"/>
          <w:szCs w:val="24"/>
          <w:lang w:eastAsia="en-IN" w:bidi="hi-IN"/>
          <w14:ligatures w14:val="none"/>
        </w:rPr>
        <w:tab/>
      </w:r>
      <w:r w:rsidR="00956997">
        <w:rPr>
          <w:rFonts w:ascii="Times New Roman" w:eastAsia="Times New Roman" w:hAnsi="Times New Roman" w:cs="Times New Roman"/>
          <w:kern w:val="0"/>
          <w:sz w:val="24"/>
          <w:szCs w:val="24"/>
          <w:lang w:eastAsia="en-IN" w:bidi="hi-IN"/>
          <w14:ligatures w14:val="none"/>
        </w:rPr>
        <w:t>The software shall turn on the DC-DC converter after turning on the main contactor</w:t>
      </w:r>
    </w:p>
    <w:p w14:paraId="49115E17" w14:textId="678A1043" w:rsidR="00FF17CE" w:rsidRDefault="00FF17CE" w:rsidP="007D7A75">
      <w:pPr>
        <w:spacing w:before="100" w:beforeAutospacing="1" w:after="100" w:afterAutospacing="1" w:line="240" w:lineRule="auto"/>
        <w:ind w:left="720" w:hanging="720"/>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lastRenderedPageBreak/>
        <w:t>B17</w:t>
      </w:r>
      <w:r>
        <w:rPr>
          <w:rFonts w:ascii="Times New Roman" w:eastAsia="Times New Roman" w:hAnsi="Times New Roman" w:cs="Times New Roman"/>
          <w:kern w:val="0"/>
          <w:sz w:val="24"/>
          <w:szCs w:val="24"/>
          <w:lang w:eastAsia="en-IN" w:bidi="hi-IN"/>
          <w14:ligatures w14:val="none"/>
        </w:rPr>
        <w:tab/>
      </w:r>
      <w:r w:rsidR="00C72C67">
        <w:rPr>
          <w:rFonts w:ascii="Times New Roman" w:eastAsia="Times New Roman" w:hAnsi="Times New Roman" w:cs="Times New Roman"/>
          <w:kern w:val="0"/>
          <w:sz w:val="24"/>
          <w:szCs w:val="24"/>
          <w:lang w:eastAsia="en-IN" w:bidi="hi-IN"/>
          <w14:ligatures w14:val="none"/>
        </w:rPr>
        <w:t>The software shall automatically recover from fault condition except in cases of safety critical faults</w:t>
      </w:r>
      <w:r w:rsidR="00E34C4E">
        <w:rPr>
          <w:rFonts w:ascii="Times New Roman" w:eastAsia="Times New Roman" w:hAnsi="Times New Roman" w:cs="Times New Roman"/>
          <w:kern w:val="0"/>
          <w:sz w:val="24"/>
          <w:szCs w:val="24"/>
          <w:lang w:eastAsia="en-IN" w:bidi="hi-IN"/>
          <w14:ligatures w14:val="none"/>
        </w:rPr>
        <w:t xml:space="preserve"> where an ignition cycle will be required</w:t>
      </w:r>
    </w:p>
    <w:p w14:paraId="1A2BADA7" w14:textId="6C094358" w:rsidR="00716762" w:rsidRDefault="00716762" w:rsidP="007D7A75">
      <w:pPr>
        <w:spacing w:before="100" w:beforeAutospacing="1" w:after="100" w:afterAutospacing="1" w:line="240" w:lineRule="auto"/>
        <w:ind w:left="720" w:hanging="720"/>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t>B18</w:t>
      </w:r>
      <w:r>
        <w:rPr>
          <w:rFonts w:ascii="Times New Roman" w:eastAsia="Times New Roman" w:hAnsi="Times New Roman" w:cs="Times New Roman"/>
          <w:kern w:val="0"/>
          <w:sz w:val="24"/>
          <w:szCs w:val="24"/>
          <w:lang w:eastAsia="en-IN" w:bidi="hi-IN"/>
          <w14:ligatures w14:val="none"/>
        </w:rPr>
        <w:tab/>
      </w:r>
      <w:r w:rsidR="00DD1B04">
        <w:rPr>
          <w:rFonts w:ascii="Times New Roman" w:eastAsia="Times New Roman" w:hAnsi="Times New Roman" w:cs="Times New Roman"/>
          <w:kern w:val="0"/>
          <w:sz w:val="24"/>
          <w:szCs w:val="24"/>
          <w:lang w:eastAsia="en-IN" w:bidi="hi-IN"/>
          <w14:ligatures w14:val="none"/>
        </w:rPr>
        <w:t>The software shall send the BMS parameters on CAN as per the following CAN matrix</w:t>
      </w:r>
    </w:p>
    <w:p w14:paraId="17FA9B00" w14:textId="50520738" w:rsidR="00EC685E" w:rsidRDefault="00EC685E" w:rsidP="007D7A75">
      <w:pPr>
        <w:spacing w:before="100" w:beforeAutospacing="1" w:after="100" w:afterAutospacing="1" w:line="240" w:lineRule="auto"/>
        <w:ind w:left="720" w:hanging="720"/>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tab/>
        <w:t>(*BMS CAN Matrix table)</w:t>
      </w:r>
    </w:p>
    <w:p w14:paraId="67BD5E8E" w14:textId="4F060C88" w:rsidR="001D4342" w:rsidRDefault="001D4342" w:rsidP="007D7A75">
      <w:pPr>
        <w:spacing w:before="100" w:beforeAutospacing="1" w:after="100" w:afterAutospacing="1" w:line="240" w:lineRule="auto"/>
        <w:ind w:left="720" w:hanging="720"/>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t>B19</w:t>
      </w:r>
      <w:r>
        <w:rPr>
          <w:rFonts w:ascii="Times New Roman" w:eastAsia="Times New Roman" w:hAnsi="Times New Roman" w:cs="Times New Roman"/>
          <w:kern w:val="0"/>
          <w:sz w:val="24"/>
          <w:szCs w:val="24"/>
          <w:lang w:eastAsia="en-IN" w:bidi="hi-IN"/>
          <w14:ligatures w14:val="none"/>
        </w:rPr>
        <w:tab/>
        <w:t>The constant variables storing the various setpoint logics shall be separately configurable</w:t>
      </w:r>
    </w:p>
    <w:p w14:paraId="2EAC36C8" w14:textId="65677490" w:rsidR="00FE2484" w:rsidRDefault="00FE2484" w:rsidP="007D7A75">
      <w:pPr>
        <w:spacing w:before="100" w:beforeAutospacing="1" w:after="100" w:afterAutospacing="1" w:line="240" w:lineRule="auto"/>
        <w:ind w:left="720" w:hanging="720"/>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t>B20</w:t>
      </w:r>
      <w:r>
        <w:rPr>
          <w:rFonts w:ascii="Times New Roman" w:eastAsia="Times New Roman" w:hAnsi="Times New Roman" w:cs="Times New Roman"/>
          <w:kern w:val="0"/>
          <w:sz w:val="24"/>
          <w:szCs w:val="24"/>
          <w:lang w:eastAsia="en-IN" w:bidi="hi-IN"/>
          <w14:ligatures w14:val="none"/>
        </w:rPr>
        <w:tab/>
        <w:t xml:space="preserve">If any cell voltage is below minimum allowed threshold, battery shall be considered as deep-discharged and shall be allowed to be charged by a valid charger and at reduced charging current to bring the charge </w:t>
      </w:r>
      <w:r w:rsidR="00B9229E">
        <w:rPr>
          <w:rFonts w:ascii="Times New Roman" w:eastAsia="Times New Roman" w:hAnsi="Times New Roman" w:cs="Times New Roman"/>
          <w:kern w:val="0"/>
          <w:sz w:val="24"/>
          <w:szCs w:val="24"/>
          <w:lang w:eastAsia="en-IN" w:bidi="hi-IN"/>
          <w14:ligatures w14:val="none"/>
        </w:rPr>
        <w:t xml:space="preserve">back </w:t>
      </w:r>
      <w:r>
        <w:rPr>
          <w:rFonts w:ascii="Times New Roman" w:eastAsia="Times New Roman" w:hAnsi="Times New Roman" w:cs="Times New Roman"/>
          <w:kern w:val="0"/>
          <w:sz w:val="24"/>
          <w:szCs w:val="24"/>
          <w:lang w:eastAsia="en-IN" w:bidi="hi-IN"/>
          <w14:ligatures w14:val="none"/>
        </w:rPr>
        <w:t>up.</w:t>
      </w:r>
    </w:p>
    <w:p w14:paraId="7B15D117" w14:textId="4BFA8D8B" w:rsidR="00475FC1" w:rsidRPr="007C44AD" w:rsidRDefault="00475FC1" w:rsidP="007D7A75">
      <w:pPr>
        <w:spacing w:before="100" w:beforeAutospacing="1" w:after="100" w:afterAutospacing="1" w:line="240" w:lineRule="auto"/>
        <w:ind w:left="720" w:hanging="720"/>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t>B21</w:t>
      </w:r>
      <w:r>
        <w:rPr>
          <w:rFonts w:ascii="Times New Roman" w:eastAsia="Times New Roman" w:hAnsi="Times New Roman" w:cs="Times New Roman"/>
          <w:kern w:val="0"/>
          <w:sz w:val="24"/>
          <w:szCs w:val="24"/>
          <w:lang w:eastAsia="en-IN" w:bidi="hi-IN"/>
          <w14:ligatures w14:val="none"/>
        </w:rPr>
        <w:tab/>
      </w:r>
      <w:ins w:id="5" w:author="Prathamesh Patki" w:date="2025-11-09T12:16:00Z" w16du:dateUtc="2025-11-09T06:46:00Z">
        <w:r w:rsidR="00AF0361">
          <w:rPr>
            <w:rFonts w:ascii="Times New Roman" w:eastAsia="Times New Roman" w:hAnsi="Times New Roman" w:cs="Times New Roman"/>
            <w:kern w:val="0"/>
            <w:sz w:val="24"/>
            <w:szCs w:val="24"/>
            <w:lang w:eastAsia="en-IN" w:bidi="hi-IN"/>
            <w14:ligatures w14:val="none"/>
          </w:rPr>
          <w:t xml:space="preserve">The software shall set the DCL/CCL based on Cell imbalance </w:t>
        </w:r>
      </w:ins>
      <w:ins w:id="6" w:author="Prathamesh Patki" w:date="2025-11-09T12:17:00Z" w16du:dateUtc="2025-11-09T06:47:00Z">
        <w:r w:rsidR="00AF0361">
          <w:rPr>
            <w:rFonts w:ascii="Times New Roman" w:eastAsia="Times New Roman" w:hAnsi="Times New Roman" w:cs="Times New Roman"/>
            <w:kern w:val="0"/>
            <w:sz w:val="24"/>
            <w:szCs w:val="24"/>
            <w:lang w:eastAsia="en-IN" w:bidi="hi-IN"/>
            <w14:ligatures w14:val="none"/>
          </w:rPr>
          <w:t>to delay cell UV/HV protections</w:t>
        </w:r>
      </w:ins>
    </w:p>
    <w:p w14:paraId="205D8F95" w14:textId="08A6029A" w:rsidR="006F35A3" w:rsidRPr="00356C63" w:rsidRDefault="006F35A3" w:rsidP="00356C63">
      <w:pPr>
        <w:spacing w:before="100" w:beforeAutospacing="1" w:after="100" w:afterAutospacing="1" w:line="240" w:lineRule="auto"/>
        <w:rPr>
          <w:rFonts w:ascii="Times New Roman" w:eastAsia="Times New Roman" w:hAnsi="Times New Roman" w:cs="Times New Roman"/>
          <w:b/>
          <w:bCs/>
          <w:kern w:val="0"/>
          <w:sz w:val="24"/>
          <w:szCs w:val="24"/>
          <w:lang w:eastAsia="en-IN" w:bidi="hi-IN"/>
          <w14:ligatures w14:val="none"/>
        </w:rPr>
      </w:pPr>
      <w:r w:rsidRPr="00356C63">
        <w:rPr>
          <w:rFonts w:ascii="Times New Roman" w:eastAsia="Times New Roman" w:hAnsi="Times New Roman" w:cs="Times New Roman"/>
          <w:b/>
          <w:bCs/>
          <w:kern w:val="0"/>
          <w:sz w:val="24"/>
          <w:szCs w:val="24"/>
          <w:lang w:eastAsia="en-IN" w:bidi="hi-IN"/>
          <w14:ligatures w14:val="none"/>
        </w:rPr>
        <w:t>V</w:t>
      </w:r>
      <w:r w:rsidR="002619BC">
        <w:rPr>
          <w:rFonts w:ascii="Times New Roman" w:eastAsia="Times New Roman" w:hAnsi="Times New Roman" w:cs="Times New Roman"/>
          <w:b/>
          <w:bCs/>
          <w:kern w:val="0"/>
          <w:sz w:val="24"/>
          <w:szCs w:val="24"/>
          <w:lang w:eastAsia="en-IN" w:bidi="hi-IN"/>
          <w14:ligatures w14:val="none"/>
        </w:rPr>
        <w:t xml:space="preserve">ehicle </w:t>
      </w:r>
      <w:r w:rsidRPr="00356C63">
        <w:rPr>
          <w:rFonts w:ascii="Times New Roman" w:eastAsia="Times New Roman" w:hAnsi="Times New Roman" w:cs="Times New Roman"/>
          <w:b/>
          <w:bCs/>
          <w:kern w:val="0"/>
          <w:sz w:val="24"/>
          <w:szCs w:val="24"/>
          <w:lang w:eastAsia="en-IN" w:bidi="hi-IN"/>
          <w14:ligatures w14:val="none"/>
        </w:rPr>
        <w:t>C</w:t>
      </w:r>
      <w:r w:rsidR="002619BC">
        <w:rPr>
          <w:rFonts w:ascii="Times New Roman" w:eastAsia="Times New Roman" w:hAnsi="Times New Roman" w:cs="Times New Roman"/>
          <w:b/>
          <w:bCs/>
          <w:kern w:val="0"/>
          <w:sz w:val="24"/>
          <w:szCs w:val="24"/>
          <w:lang w:eastAsia="en-IN" w:bidi="hi-IN"/>
          <w14:ligatures w14:val="none"/>
        </w:rPr>
        <w:t xml:space="preserve">ontrol </w:t>
      </w:r>
      <w:r w:rsidRPr="00356C63">
        <w:rPr>
          <w:rFonts w:ascii="Times New Roman" w:eastAsia="Times New Roman" w:hAnsi="Times New Roman" w:cs="Times New Roman"/>
          <w:b/>
          <w:bCs/>
          <w:kern w:val="0"/>
          <w:sz w:val="24"/>
          <w:szCs w:val="24"/>
          <w:lang w:eastAsia="en-IN" w:bidi="hi-IN"/>
          <w14:ligatures w14:val="none"/>
        </w:rPr>
        <w:t>U</w:t>
      </w:r>
      <w:r w:rsidR="002619BC">
        <w:rPr>
          <w:rFonts w:ascii="Times New Roman" w:eastAsia="Times New Roman" w:hAnsi="Times New Roman" w:cs="Times New Roman"/>
          <w:b/>
          <w:bCs/>
          <w:kern w:val="0"/>
          <w:sz w:val="24"/>
          <w:szCs w:val="24"/>
          <w:lang w:eastAsia="en-IN" w:bidi="hi-IN"/>
          <w14:ligatures w14:val="none"/>
        </w:rPr>
        <w:t>nit</w:t>
      </w:r>
    </w:p>
    <w:p w14:paraId="422A5D60" w14:textId="180BFF44" w:rsidR="00B52953" w:rsidRDefault="00B52953" w:rsidP="00933618">
      <w:pPr>
        <w:spacing w:before="100" w:beforeAutospacing="1" w:after="100" w:afterAutospacing="1" w:line="240" w:lineRule="auto"/>
        <w:ind w:left="720" w:hanging="720"/>
        <w:rPr>
          <w:rFonts w:ascii="Times New Roman" w:eastAsia="Times New Roman" w:hAnsi="Times New Roman" w:cs="Times New Roman"/>
          <w:kern w:val="0"/>
          <w:sz w:val="24"/>
          <w:szCs w:val="24"/>
          <w:lang w:eastAsia="en-IN" w:bidi="hi-IN"/>
          <w14:ligatures w14:val="none"/>
        </w:rPr>
      </w:pPr>
      <w:r w:rsidRPr="00B52953">
        <w:rPr>
          <w:rFonts w:ascii="Times New Roman" w:eastAsia="Times New Roman" w:hAnsi="Times New Roman" w:cs="Times New Roman"/>
          <w:kern w:val="0"/>
          <w:sz w:val="24"/>
          <w:szCs w:val="24"/>
          <w:lang w:eastAsia="en-IN" w:bidi="hi-IN"/>
          <w14:ligatures w14:val="none"/>
        </w:rPr>
        <w:t>V1</w:t>
      </w:r>
      <w:r>
        <w:rPr>
          <w:rFonts w:ascii="Times New Roman" w:eastAsia="Times New Roman" w:hAnsi="Times New Roman" w:cs="Times New Roman"/>
          <w:kern w:val="0"/>
          <w:sz w:val="24"/>
          <w:szCs w:val="24"/>
          <w:lang w:eastAsia="en-IN" w:bidi="hi-IN"/>
          <w14:ligatures w14:val="none"/>
        </w:rPr>
        <w:tab/>
      </w:r>
      <w:r w:rsidR="00933618">
        <w:rPr>
          <w:rFonts w:ascii="Times New Roman" w:eastAsia="Times New Roman" w:hAnsi="Times New Roman" w:cs="Times New Roman"/>
          <w:kern w:val="0"/>
          <w:sz w:val="24"/>
          <w:szCs w:val="24"/>
          <w:lang w:eastAsia="en-IN" w:bidi="hi-IN"/>
          <w14:ligatures w14:val="none"/>
        </w:rPr>
        <w:t>The software shall set the optimum torque and speed demands to the MCU so that we get efficient motoring and regeneration performance and best efficiency from the vehicle</w:t>
      </w:r>
    </w:p>
    <w:p w14:paraId="1D974871" w14:textId="6A53485D" w:rsidR="00933618" w:rsidRDefault="00933618" w:rsidP="00933618">
      <w:pPr>
        <w:spacing w:before="100" w:beforeAutospacing="1" w:after="100" w:afterAutospacing="1" w:line="240" w:lineRule="auto"/>
        <w:ind w:left="720" w:hanging="720"/>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t>V2</w:t>
      </w:r>
      <w:r>
        <w:rPr>
          <w:rFonts w:ascii="Times New Roman" w:eastAsia="Times New Roman" w:hAnsi="Times New Roman" w:cs="Times New Roman"/>
          <w:kern w:val="0"/>
          <w:sz w:val="24"/>
          <w:szCs w:val="24"/>
          <w:lang w:eastAsia="en-IN" w:bidi="hi-IN"/>
          <w14:ligatures w14:val="none"/>
        </w:rPr>
        <w:tab/>
      </w:r>
      <w:r w:rsidR="005B697C">
        <w:rPr>
          <w:rFonts w:ascii="Times New Roman" w:eastAsia="Times New Roman" w:hAnsi="Times New Roman" w:cs="Times New Roman"/>
          <w:kern w:val="0"/>
          <w:sz w:val="24"/>
          <w:szCs w:val="24"/>
          <w:lang w:eastAsia="en-IN" w:bidi="hi-IN"/>
          <w14:ligatures w14:val="none"/>
        </w:rPr>
        <w:t>The software shall track the vehicle parameters like odometer, vehicle efficiency, charge and discharge energy, trip kms, distance to empty</w:t>
      </w:r>
    </w:p>
    <w:p w14:paraId="38B749BF" w14:textId="45505DA9" w:rsidR="007F2240" w:rsidRDefault="007F2240" w:rsidP="00933618">
      <w:pPr>
        <w:spacing w:before="100" w:beforeAutospacing="1" w:after="100" w:afterAutospacing="1" w:line="240" w:lineRule="auto"/>
        <w:ind w:left="720" w:hanging="720"/>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t>V3</w:t>
      </w:r>
      <w:r>
        <w:rPr>
          <w:rFonts w:ascii="Times New Roman" w:eastAsia="Times New Roman" w:hAnsi="Times New Roman" w:cs="Times New Roman"/>
          <w:kern w:val="0"/>
          <w:sz w:val="24"/>
          <w:szCs w:val="24"/>
          <w:lang w:eastAsia="en-IN" w:bidi="hi-IN"/>
          <w14:ligatures w14:val="none"/>
        </w:rPr>
        <w:tab/>
        <w:t xml:space="preserve">The software shall detect various VCU faults and take appropriate actions as per the table mentioned in Appendix </w:t>
      </w:r>
      <w:r w:rsidR="009D5684">
        <w:rPr>
          <w:rFonts w:ascii="Times New Roman" w:eastAsia="Times New Roman" w:hAnsi="Times New Roman" w:cs="Times New Roman"/>
          <w:kern w:val="0"/>
          <w:sz w:val="24"/>
          <w:szCs w:val="24"/>
          <w:lang w:eastAsia="en-IN" w:bidi="hi-IN"/>
          <w14:ligatures w14:val="none"/>
        </w:rPr>
        <w:t>4</w:t>
      </w:r>
    </w:p>
    <w:p w14:paraId="2D623028" w14:textId="283E9E8E" w:rsidR="001A4639" w:rsidRDefault="001A4639" w:rsidP="00933618">
      <w:pPr>
        <w:spacing w:before="100" w:beforeAutospacing="1" w:after="100" w:afterAutospacing="1" w:line="240" w:lineRule="auto"/>
        <w:ind w:left="720" w:hanging="720"/>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t>V4</w:t>
      </w:r>
      <w:r>
        <w:rPr>
          <w:rFonts w:ascii="Times New Roman" w:eastAsia="Times New Roman" w:hAnsi="Times New Roman" w:cs="Times New Roman"/>
          <w:kern w:val="0"/>
          <w:sz w:val="24"/>
          <w:szCs w:val="24"/>
          <w:lang w:eastAsia="en-IN" w:bidi="hi-IN"/>
          <w14:ligatures w14:val="none"/>
        </w:rPr>
        <w:tab/>
      </w:r>
      <w:r w:rsidR="00937E15">
        <w:rPr>
          <w:rFonts w:ascii="Times New Roman" w:eastAsia="Times New Roman" w:hAnsi="Times New Roman" w:cs="Times New Roman"/>
          <w:kern w:val="0"/>
          <w:sz w:val="24"/>
          <w:szCs w:val="24"/>
          <w:lang w:eastAsia="en-IN" w:bidi="hi-IN"/>
          <w14:ligatures w14:val="none"/>
        </w:rPr>
        <w:t>The software shall store the data parameters and faults in the s-flash which can be later extracted back for debugging purpose</w:t>
      </w:r>
    </w:p>
    <w:p w14:paraId="3C253EAF" w14:textId="28A536DD" w:rsidR="00937E15" w:rsidRDefault="00937E15" w:rsidP="00933618">
      <w:pPr>
        <w:spacing w:before="100" w:beforeAutospacing="1" w:after="100" w:afterAutospacing="1" w:line="240" w:lineRule="auto"/>
        <w:ind w:left="720" w:hanging="720"/>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t>V5</w:t>
      </w:r>
      <w:r>
        <w:rPr>
          <w:rFonts w:ascii="Times New Roman" w:eastAsia="Times New Roman" w:hAnsi="Times New Roman" w:cs="Times New Roman"/>
          <w:kern w:val="0"/>
          <w:sz w:val="24"/>
          <w:szCs w:val="24"/>
          <w:lang w:eastAsia="en-IN" w:bidi="hi-IN"/>
          <w14:ligatures w14:val="none"/>
        </w:rPr>
        <w:tab/>
        <w:t>The software shall read the forward/reverse and eco/boost mode status and control the vehicle performance through MCU (motor control unit) accordingly</w:t>
      </w:r>
    </w:p>
    <w:p w14:paraId="32E00318" w14:textId="17FF952E" w:rsidR="002C4488" w:rsidRDefault="002C4488" w:rsidP="00933618">
      <w:pPr>
        <w:spacing w:before="100" w:beforeAutospacing="1" w:after="100" w:afterAutospacing="1" w:line="240" w:lineRule="auto"/>
        <w:ind w:left="720" w:hanging="720"/>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t>V6</w:t>
      </w:r>
      <w:r>
        <w:rPr>
          <w:rFonts w:ascii="Times New Roman" w:eastAsia="Times New Roman" w:hAnsi="Times New Roman" w:cs="Times New Roman"/>
          <w:kern w:val="0"/>
          <w:sz w:val="24"/>
          <w:szCs w:val="24"/>
          <w:lang w:eastAsia="en-IN" w:bidi="hi-IN"/>
          <w14:ligatures w14:val="none"/>
        </w:rPr>
        <w:tab/>
        <w:t>The software shall send the VCU parameters on CAN as per the following CAN matrix</w:t>
      </w:r>
    </w:p>
    <w:p w14:paraId="46B3AAD8" w14:textId="5FC5CDEE" w:rsidR="00AC2B8E" w:rsidRDefault="00AC2B8E" w:rsidP="00933618">
      <w:pPr>
        <w:spacing w:before="100" w:beforeAutospacing="1" w:after="100" w:afterAutospacing="1" w:line="240" w:lineRule="auto"/>
        <w:ind w:left="720" w:hanging="720"/>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tab/>
        <w:t>(*VCU CAN Matrix table)</w:t>
      </w:r>
    </w:p>
    <w:p w14:paraId="69FA90A2" w14:textId="2418A867" w:rsidR="0007434B" w:rsidRDefault="00FC1C0E" w:rsidP="00933618">
      <w:pPr>
        <w:spacing w:before="100" w:beforeAutospacing="1" w:after="100" w:afterAutospacing="1" w:line="240" w:lineRule="auto"/>
        <w:ind w:left="720" w:hanging="720"/>
        <w:rPr>
          <w:ins w:id="7" w:author="Prathamesh Patki" w:date="2025-11-09T11:49:00Z" w16du:dateUtc="2025-11-09T06:19:00Z"/>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t>V7</w:t>
      </w:r>
      <w:r>
        <w:rPr>
          <w:rFonts w:ascii="Times New Roman" w:eastAsia="Times New Roman" w:hAnsi="Times New Roman" w:cs="Times New Roman"/>
          <w:kern w:val="0"/>
          <w:sz w:val="24"/>
          <w:szCs w:val="24"/>
          <w:lang w:eastAsia="en-IN" w:bidi="hi-IN"/>
          <w14:ligatures w14:val="none"/>
        </w:rPr>
        <w:tab/>
      </w:r>
      <w:r w:rsidR="00ED5608">
        <w:rPr>
          <w:rFonts w:ascii="Times New Roman" w:eastAsia="Times New Roman" w:hAnsi="Times New Roman" w:cs="Times New Roman"/>
          <w:kern w:val="0"/>
          <w:sz w:val="24"/>
          <w:szCs w:val="24"/>
          <w:lang w:eastAsia="en-IN" w:bidi="hi-IN"/>
          <w14:ligatures w14:val="none"/>
        </w:rPr>
        <w:t>The constant variables storing the various setpoint logics shall be separately configurable</w:t>
      </w:r>
    </w:p>
    <w:p w14:paraId="0093ABCD" w14:textId="52CF274C" w:rsidR="00822CC0" w:rsidRDefault="006204FC" w:rsidP="00933618">
      <w:pPr>
        <w:spacing w:before="100" w:beforeAutospacing="1" w:after="100" w:afterAutospacing="1" w:line="240" w:lineRule="auto"/>
        <w:ind w:left="720" w:hanging="720"/>
        <w:rPr>
          <w:ins w:id="8" w:author="Prathamesh Patki" w:date="2025-11-09T12:06:00Z" w16du:dateUtc="2025-11-09T06:36:00Z"/>
          <w:rFonts w:ascii="Times New Roman" w:eastAsia="Times New Roman" w:hAnsi="Times New Roman" w:cs="Times New Roman"/>
          <w:kern w:val="0"/>
          <w:sz w:val="24"/>
          <w:szCs w:val="24"/>
          <w:lang w:eastAsia="en-IN" w:bidi="hi-IN"/>
          <w14:ligatures w14:val="none"/>
        </w:rPr>
      </w:pPr>
      <w:ins w:id="9" w:author="Prathamesh Patki" w:date="2025-11-09T11:49:00Z" w16du:dateUtc="2025-11-09T06:19:00Z">
        <w:r>
          <w:rPr>
            <w:rFonts w:ascii="Times New Roman" w:eastAsia="Times New Roman" w:hAnsi="Times New Roman" w:cs="Times New Roman"/>
            <w:kern w:val="0"/>
            <w:sz w:val="24"/>
            <w:szCs w:val="24"/>
            <w:lang w:eastAsia="en-IN" w:bidi="hi-IN"/>
            <w14:ligatures w14:val="none"/>
          </w:rPr>
          <w:t>V8</w:t>
        </w:r>
        <w:r>
          <w:rPr>
            <w:rFonts w:ascii="Times New Roman" w:eastAsia="Times New Roman" w:hAnsi="Times New Roman" w:cs="Times New Roman"/>
            <w:kern w:val="0"/>
            <w:sz w:val="24"/>
            <w:szCs w:val="24"/>
            <w:lang w:eastAsia="en-IN" w:bidi="hi-IN"/>
            <w14:ligatures w14:val="none"/>
          </w:rPr>
          <w:tab/>
        </w:r>
      </w:ins>
      <w:ins w:id="10" w:author="Prathamesh Patki" w:date="2025-11-09T12:06:00Z" w16du:dateUtc="2025-11-09T06:36:00Z">
        <w:r w:rsidR="00C87876">
          <w:rPr>
            <w:rFonts w:ascii="Times New Roman" w:eastAsia="Times New Roman" w:hAnsi="Times New Roman" w:cs="Times New Roman"/>
            <w:kern w:val="0"/>
            <w:sz w:val="24"/>
            <w:szCs w:val="24"/>
            <w:lang w:eastAsia="en-IN" w:bidi="hi-IN"/>
            <w14:ligatures w14:val="none"/>
          </w:rPr>
          <w:t>The software shall inhibit the driving when charger is connected</w:t>
        </w:r>
      </w:ins>
    </w:p>
    <w:p w14:paraId="422F7EBC" w14:textId="04AE3F94" w:rsidR="00C87876" w:rsidRDefault="00C87876" w:rsidP="00933618">
      <w:pPr>
        <w:spacing w:before="100" w:beforeAutospacing="1" w:after="100" w:afterAutospacing="1" w:line="240" w:lineRule="auto"/>
        <w:ind w:left="720" w:hanging="720"/>
        <w:rPr>
          <w:ins w:id="11" w:author="Prathamesh Patki" w:date="2025-11-09T12:09:00Z" w16du:dateUtc="2025-11-09T06:39:00Z"/>
          <w:rFonts w:ascii="Times New Roman" w:eastAsia="Times New Roman" w:hAnsi="Times New Roman" w:cs="Times New Roman"/>
          <w:kern w:val="0"/>
          <w:sz w:val="24"/>
          <w:szCs w:val="24"/>
          <w:lang w:eastAsia="en-IN" w:bidi="hi-IN"/>
          <w14:ligatures w14:val="none"/>
        </w:rPr>
      </w:pPr>
      <w:ins w:id="12" w:author="Prathamesh Patki" w:date="2025-11-09T12:07:00Z" w16du:dateUtc="2025-11-09T06:37:00Z">
        <w:r>
          <w:rPr>
            <w:rFonts w:ascii="Times New Roman" w:eastAsia="Times New Roman" w:hAnsi="Times New Roman" w:cs="Times New Roman"/>
            <w:kern w:val="0"/>
            <w:sz w:val="24"/>
            <w:szCs w:val="24"/>
            <w:lang w:eastAsia="en-IN" w:bidi="hi-IN"/>
            <w14:ligatures w14:val="none"/>
          </w:rPr>
          <w:t>V9</w:t>
        </w:r>
        <w:r>
          <w:rPr>
            <w:rFonts w:ascii="Times New Roman" w:eastAsia="Times New Roman" w:hAnsi="Times New Roman" w:cs="Times New Roman"/>
            <w:kern w:val="0"/>
            <w:sz w:val="24"/>
            <w:szCs w:val="24"/>
            <w:lang w:eastAsia="en-IN" w:bidi="hi-IN"/>
            <w14:ligatures w14:val="none"/>
          </w:rPr>
          <w:tab/>
        </w:r>
        <w:r w:rsidR="0067742A">
          <w:rPr>
            <w:rFonts w:ascii="Times New Roman" w:eastAsia="Times New Roman" w:hAnsi="Times New Roman" w:cs="Times New Roman"/>
            <w:kern w:val="0"/>
            <w:sz w:val="24"/>
            <w:szCs w:val="24"/>
            <w:lang w:eastAsia="en-IN" w:bidi="hi-IN"/>
            <w14:ligatures w14:val="none"/>
          </w:rPr>
          <w:t xml:space="preserve">The software shall read the ignition input and </w:t>
        </w:r>
      </w:ins>
      <w:ins w:id="13" w:author="Prathamesh Patki" w:date="2025-11-09T12:08:00Z" w16du:dateUtc="2025-11-09T06:38:00Z">
        <w:r w:rsidR="0067742A">
          <w:rPr>
            <w:rFonts w:ascii="Times New Roman" w:eastAsia="Times New Roman" w:hAnsi="Times New Roman" w:cs="Times New Roman"/>
            <w:kern w:val="0"/>
            <w:sz w:val="24"/>
            <w:szCs w:val="24"/>
            <w:lang w:eastAsia="en-IN" w:bidi="hi-IN"/>
            <w14:ligatures w14:val="none"/>
          </w:rPr>
          <w:t xml:space="preserve">enable the drive after the </w:t>
        </w:r>
      </w:ins>
      <w:ins w:id="14" w:author="Prathamesh Patki" w:date="2025-11-09T12:09:00Z" w16du:dateUtc="2025-11-09T06:39:00Z">
        <w:r w:rsidR="0067742A">
          <w:rPr>
            <w:rFonts w:ascii="Times New Roman" w:eastAsia="Times New Roman" w:hAnsi="Times New Roman" w:cs="Times New Roman"/>
            <w:kern w:val="0"/>
            <w:sz w:val="24"/>
            <w:szCs w:val="24"/>
            <w:lang w:eastAsia="en-IN" w:bidi="hi-IN"/>
            <w14:ligatures w14:val="none"/>
          </w:rPr>
          <w:t>precharge is done and battery voltage is available on the inverter bus</w:t>
        </w:r>
      </w:ins>
    </w:p>
    <w:p w14:paraId="64DB2B36" w14:textId="5F174DE9" w:rsidR="0067742A" w:rsidRDefault="0067742A" w:rsidP="00933618">
      <w:pPr>
        <w:spacing w:before="100" w:beforeAutospacing="1" w:after="100" w:afterAutospacing="1" w:line="240" w:lineRule="auto"/>
        <w:ind w:left="720" w:hanging="720"/>
        <w:rPr>
          <w:ins w:id="15" w:author="Prathamesh Patki" w:date="2025-11-09T12:11:00Z" w16du:dateUtc="2025-11-09T06:41:00Z"/>
          <w:rFonts w:ascii="Times New Roman" w:eastAsia="Times New Roman" w:hAnsi="Times New Roman" w:cs="Times New Roman"/>
          <w:kern w:val="0"/>
          <w:sz w:val="24"/>
          <w:szCs w:val="24"/>
          <w:lang w:eastAsia="en-IN" w:bidi="hi-IN"/>
          <w14:ligatures w14:val="none"/>
        </w:rPr>
      </w:pPr>
      <w:ins w:id="16" w:author="Prathamesh Patki" w:date="2025-11-09T12:09:00Z" w16du:dateUtc="2025-11-09T06:39:00Z">
        <w:r>
          <w:rPr>
            <w:rFonts w:ascii="Times New Roman" w:eastAsia="Times New Roman" w:hAnsi="Times New Roman" w:cs="Times New Roman"/>
            <w:kern w:val="0"/>
            <w:sz w:val="24"/>
            <w:szCs w:val="24"/>
            <w:lang w:eastAsia="en-IN" w:bidi="hi-IN"/>
            <w14:ligatures w14:val="none"/>
          </w:rPr>
          <w:lastRenderedPageBreak/>
          <w:t>V10</w:t>
        </w:r>
        <w:r>
          <w:rPr>
            <w:rFonts w:ascii="Times New Roman" w:eastAsia="Times New Roman" w:hAnsi="Times New Roman" w:cs="Times New Roman"/>
            <w:kern w:val="0"/>
            <w:sz w:val="24"/>
            <w:szCs w:val="24"/>
            <w:lang w:eastAsia="en-IN" w:bidi="hi-IN"/>
            <w14:ligatures w14:val="none"/>
          </w:rPr>
          <w:tab/>
          <w:t>The software shall ad</w:t>
        </w:r>
      </w:ins>
      <w:ins w:id="17" w:author="Prathamesh Patki" w:date="2025-11-09T12:10:00Z" w16du:dateUtc="2025-11-09T06:40:00Z">
        <w:r>
          <w:rPr>
            <w:rFonts w:ascii="Times New Roman" w:eastAsia="Times New Roman" w:hAnsi="Times New Roman" w:cs="Times New Roman"/>
            <w:kern w:val="0"/>
            <w:sz w:val="24"/>
            <w:szCs w:val="24"/>
            <w:lang w:eastAsia="en-IN" w:bidi="hi-IN"/>
            <w14:ligatures w14:val="none"/>
          </w:rPr>
          <w:t>just the torque/power demand such that the inverter current is maintained within battery Discharge C</w:t>
        </w:r>
      </w:ins>
      <w:ins w:id="18" w:author="Prathamesh Patki" w:date="2025-11-09T12:11:00Z" w16du:dateUtc="2025-11-09T06:41:00Z">
        <w:r>
          <w:rPr>
            <w:rFonts w:ascii="Times New Roman" w:eastAsia="Times New Roman" w:hAnsi="Times New Roman" w:cs="Times New Roman"/>
            <w:kern w:val="0"/>
            <w:sz w:val="24"/>
            <w:szCs w:val="24"/>
            <w:lang w:eastAsia="en-IN" w:bidi="hi-IN"/>
            <w14:ligatures w14:val="none"/>
          </w:rPr>
          <w:t xml:space="preserve">urrent </w:t>
        </w:r>
      </w:ins>
      <w:ins w:id="19" w:author="Prathamesh Patki" w:date="2025-11-09T12:10:00Z" w16du:dateUtc="2025-11-09T06:40:00Z">
        <w:r>
          <w:rPr>
            <w:rFonts w:ascii="Times New Roman" w:eastAsia="Times New Roman" w:hAnsi="Times New Roman" w:cs="Times New Roman"/>
            <w:kern w:val="0"/>
            <w:sz w:val="24"/>
            <w:szCs w:val="24"/>
            <w:lang w:eastAsia="en-IN" w:bidi="hi-IN"/>
            <w14:ligatures w14:val="none"/>
          </w:rPr>
          <w:t>Limit</w:t>
        </w:r>
      </w:ins>
      <w:ins w:id="20" w:author="Prathamesh Patki" w:date="2025-11-09T12:20:00Z" w16du:dateUtc="2025-11-09T06:50:00Z">
        <w:r w:rsidR="00F04BFE">
          <w:rPr>
            <w:rFonts w:ascii="Times New Roman" w:eastAsia="Times New Roman" w:hAnsi="Times New Roman" w:cs="Times New Roman"/>
            <w:kern w:val="0"/>
            <w:sz w:val="24"/>
            <w:szCs w:val="24"/>
            <w:lang w:eastAsia="en-IN" w:bidi="hi-IN"/>
            <w14:ligatures w14:val="none"/>
          </w:rPr>
          <w:t xml:space="preserve"> and Charge Current Limit</w:t>
        </w:r>
      </w:ins>
      <w:ins w:id="21" w:author="Prathamesh Patki" w:date="2025-11-09T12:11:00Z" w16du:dateUtc="2025-11-09T06:41:00Z">
        <w:r>
          <w:rPr>
            <w:rFonts w:ascii="Times New Roman" w:eastAsia="Times New Roman" w:hAnsi="Times New Roman" w:cs="Times New Roman"/>
            <w:kern w:val="0"/>
            <w:sz w:val="24"/>
            <w:szCs w:val="24"/>
            <w:lang w:eastAsia="en-IN" w:bidi="hi-IN"/>
            <w14:ligatures w14:val="none"/>
          </w:rPr>
          <w:t>. In case of overshoot overcurrent faut to be detected and motoring to be stopped</w:t>
        </w:r>
      </w:ins>
    </w:p>
    <w:p w14:paraId="09DD85FC" w14:textId="468B1298" w:rsidR="007E4BF2" w:rsidRDefault="0067742A" w:rsidP="00933618">
      <w:pPr>
        <w:spacing w:before="100" w:beforeAutospacing="1" w:after="100" w:afterAutospacing="1" w:line="240" w:lineRule="auto"/>
        <w:ind w:left="720" w:hanging="720"/>
        <w:rPr>
          <w:ins w:id="22" w:author="Prathamesh Patki" w:date="2025-11-09T12:13:00Z" w16du:dateUtc="2025-11-09T06:43:00Z"/>
          <w:rFonts w:ascii="Times New Roman" w:eastAsia="Times New Roman" w:hAnsi="Times New Roman" w:cs="Times New Roman"/>
          <w:kern w:val="0"/>
          <w:sz w:val="24"/>
          <w:szCs w:val="24"/>
          <w:lang w:eastAsia="en-IN" w:bidi="hi-IN"/>
          <w14:ligatures w14:val="none"/>
        </w:rPr>
      </w:pPr>
      <w:ins w:id="23" w:author="Prathamesh Patki" w:date="2025-11-09T12:11:00Z" w16du:dateUtc="2025-11-09T06:41:00Z">
        <w:r>
          <w:rPr>
            <w:rFonts w:ascii="Times New Roman" w:eastAsia="Times New Roman" w:hAnsi="Times New Roman" w:cs="Times New Roman"/>
            <w:kern w:val="0"/>
            <w:sz w:val="24"/>
            <w:szCs w:val="24"/>
            <w:lang w:eastAsia="en-IN" w:bidi="hi-IN"/>
            <w14:ligatures w14:val="none"/>
          </w:rPr>
          <w:t>V11</w:t>
        </w:r>
        <w:r>
          <w:rPr>
            <w:rFonts w:ascii="Times New Roman" w:eastAsia="Times New Roman" w:hAnsi="Times New Roman" w:cs="Times New Roman"/>
            <w:kern w:val="0"/>
            <w:sz w:val="24"/>
            <w:szCs w:val="24"/>
            <w:lang w:eastAsia="en-IN" w:bidi="hi-IN"/>
            <w14:ligatures w14:val="none"/>
          </w:rPr>
          <w:tab/>
        </w:r>
      </w:ins>
      <w:ins w:id="24" w:author="Prathamesh Patki" w:date="2025-11-09T12:12:00Z" w16du:dateUtc="2025-11-09T06:42:00Z">
        <w:r w:rsidR="007E4BF2">
          <w:rPr>
            <w:rFonts w:ascii="Times New Roman" w:eastAsia="Times New Roman" w:hAnsi="Times New Roman" w:cs="Times New Roman"/>
            <w:kern w:val="0"/>
            <w:sz w:val="24"/>
            <w:szCs w:val="24"/>
            <w:lang w:eastAsia="en-IN" w:bidi="hi-IN"/>
            <w14:ligatures w14:val="none"/>
          </w:rPr>
          <w:t xml:space="preserve">The software shall indicate a warning when the SOC </w:t>
        </w:r>
      </w:ins>
      <w:ins w:id="25" w:author="Prathamesh Patki" w:date="2025-11-09T12:13:00Z" w16du:dateUtc="2025-11-09T06:43:00Z">
        <w:r w:rsidR="007E4BF2">
          <w:rPr>
            <w:rFonts w:ascii="Times New Roman" w:eastAsia="Times New Roman" w:hAnsi="Times New Roman" w:cs="Times New Roman"/>
            <w:kern w:val="0"/>
            <w:sz w:val="24"/>
            <w:szCs w:val="24"/>
            <w:lang w:eastAsia="en-IN" w:bidi="hi-IN"/>
            <w14:ligatures w14:val="none"/>
          </w:rPr>
          <w:t xml:space="preserve">goes below 10% and set </w:t>
        </w:r>
        <w:r w:rsidR="00E26FEE">
          <w:rPr>
            <w:rFonts w:ascii="Times New Roman" w:eastAsia="Times New Roman" w:hAnsi="Times New Roman" w:cs="Times New Roman"/>
            <w:kern w:val="0"/>
            <w:sz w:val="24"/>
            <w:szCs w:val="24"/>
            <w:lang w:eastAsia="en-IN" w:bidi="hi-IN"/>
            <w14:ligatures w14:val="none"/>
          </w:rPr>
          <w:t xml:space="preserve">to </w:t>
        </w:r>
        <w:r w:rsidR="007E4BF2">
          <w:rPr>
            <w:rFonts w:ascii="Times New Roman" w:eastAsia="Times New Roman" w:hAnsi="Times New Roman" w:cs="Times New Roman"/>
            <w:kern w:val="0"/>
            <w:sz w:val="24"/>
            <w:szCs w:val="24"/>
            <w:lang w:eastAsia="en-IN" w:bidi="hi-IN"/>
            <w14:ligatures w14:val="none"/>
          </w:rPr>
          <w:t>limp home mode when the SOC is below 5%</w:t>
        </w:r>
      </w:ins>
    </w:p>
    <w:p w14:paraId="1FE5227A" w14:textId="21C9B058" w:rsidR="0067742A" w:rsidRDefault="007E4BF2" w:rsidP="00933618">
      <w:pPr>
        <w:spacing w:before="100" w:beforeAutospacing="1" w:after="100" w:afterAutospacing="1" w:line="240" w:lineRule="auto"/>
        <w:ind w:left="720" w:hanging="720"/>
        <w:rPr>
          <w:ins w:id="26" w:author="Prathamesh Patki" w:date="2025-11-09T12:21:00Z" w16du:dateUtc="2025-11-09T06:51:00Z"/>
          <w:rFonts w:ascii="Times New Roman" w:eastAsia="Times New Roman" w:hAnsi="Times New Roman" w:cs="Times New Roman"/>
          <w:kern w:val="0"/>
          <w:sz w:val="24"/>
          <w:szCs w:val="24"/>
          <w:lang w:eastAsia="en-IN" w:bidi="hi-IN"/>
          <w14:ligatures w14:val="none"/>
        </w:rPr>
      </w:pPr>
      <w:ins w:id="27" w:author="Prathamesh Patki" w:date="2025-11-09T12:13:00Z" w16du:dateUtc="2025-11-09T06:43:00Z">
        <w:r>
          <w:rPr>
            <w:rFonts w:ascii="Times New Roman" w:eastAsia="Times New Roman" w:hAnsi="Times New Roman" w:cs="Times New Roman"/>
            <w:kern w:val="0"/>
            <w:sz w:val="24"/>
            <w:szCs w:val="24"/>
            <w:lang w:eastAsia="en-IN" w:bidi="hi-IN"/>
            <w14:ligatures w14:val="none"/>
          </w:rPr>
          <w:t>V12</w:t>
        </w:r>
      </w:ins>
      <w:ins w:id="28" w:author="Prathamesh Patki" w:date="2025-11-09T12:18:00Z" w16du:dateUtc="2025-11-09T06:48:00Z">
        <w:r w:rsidR="00640206">
          <w:rPr>
            <w:rFonts w:ascii="Times New Roman" w:eastAsia="Times New Roman" w:hAnsi="Times New Roman" w:cs="Times New Roman"/>
            <w:kern w:val="0"/>
            <w:sz w:val="24"/>
            <w:szCs w:val="24"/>
            <w:lang w:eastAsia="en-IN" w:bidi="hi-IN"/>
            <w14:ligatures w14:val="none"/>
          </w:rPr>
          <w:tab/>
        </w:r>
      </w:ins>
      <w:ins w:id="29" w:author="Prathamesh Patki" w:date="2025-11-09T12:21:00Z" w16du:dateUtc="2025-11-09T06:51:00Z">
        <w:r w:rsidR="000A1566">
          <w:rPr>
            <w:rFonts w:ascii="Times New Roman" w:eastAsia="Times New Roman" w:hAnsi="Times New Roman" w:cs="Times New Roman"/>
            <w:kern w:val="0"/>
            <w:sz w:val="24"/>
            <w:szCs w:val="24"/>
            <w:lang w:eastAsia="en-IN" w:bidi="hi-IN"/>
            <w14:ligatures w14:val="none"/>
          </w:rPr>
          <w:t>The software shall be able to control torque/power demand to limit speed to a defined setpoint with 5% allowed variation.</w:t>
        </w:r>
      </w:ins>
    </w:p>
    <w:p w14:paraId="030282DD" w14:textId="674BEE6B" w:rsidR="000A1566" w:rsidRDefault="000A1566" w:rsidP="00933618">
      <w:pPr>
        <w:spacing w:before="100" w:beforeAutospacing="1" w:after="100" w:afterAutospacing="1" w:line="240" w:lineRule="auto"/>
        <w:ind w:left="720" w:hanging="720"/>
        <w:rPr>
          <w:ins w:id="30" w:author="Prathamesh Patki" w:date="2025-11-09T12:23:00Z" w16du:dateUtc="2025-11-09T06:53:00Z"/>
          <w:rFonts w:ascii="Times New Roman" w:eastAsia="Times New Roman" w:hAnsi="Times New Roman" w:cs="Times New Roman"/>
          <w:kern w:val="0"/>
          <w:sz w:val="24"/>
          <w:szCs w:val="24"/>
          <w:lang w:eastAsia="en-IN" w:bidi="hi-IN"/>
          <w14:ligatures w14:val="none"/>
        </w:rPr>
      </w:pPr>
      <w:ins w:id="31" w:author="Prathamesh Patki" w:date="2025-11-09T12:21:00Z" w16du:dateUtc="2025-11-09T06:51:00Z">
        <w:r>
          <w:rPr>
            <w:rFonts w:ascii="Times New Roman" w:eastAsia="Times New Roman" w:hAnsi="Times New Roman" w:cs="Times New Roman"/>
            <w:kern w:val="0"/>
            <w:sz w:val="24"/>
            <w:szCs w:val="24"/>
            <w:lang w:eastAsia="en-IN" w:bidi="hi-IN"/>
            <w14:ligatures w14:val="none"/>
          </w:rPr>
          <w:t>V13</w:t>
        </w:r>
        <w:r>
          <w:rPr>
            <w:rFonts w:ascii="Times New Roman" w:eastAsia="Times New Roman" w:hAnsi="Times New Roman" w:cs="Times New Roman"/>
            <w:kern w:val="0"/>
            <w:sz w:val="24"/>
            <w:szCs w:val="24"/>
            <w:lang w:eastAsia="en-IN" w:bidi="hi-IN"/>
            <w14:ligatures w14:val="none"/>
          </w:rPr>
          <w:tab/>
        </w:r>
      </w:ins>
      <w:ins w:id="32" w:author="Prathamesh Patki" w:date="2025-11-09T12:22:00Z" w16du:dateUtc="2025-11-09T06:52:00Z">
        <w:r w:rsidR="003F5868">
          <w:rPr>
            <w:rFonts w:ascii="Times New Roman" w:eastAsia="Times New Roman" w:hAnsi="Times New Roman" w:cs="Times New Roman"/>
            <w:kern w:val="0"/>
            <w:sz w:val="24"/>
            <w:szCs w:val="24"/>
            <w:lang w:eastAsia="en-IN" w:bidi="hi-IN"/>
            <w14:ligatures w14:val="none"/>
          </w:rPr>
          <w:t>The software shall be able to control the torque power demand to limit acceleration to defined</w:t>
        </w:r>
      </w:ins>
      <w:ins w:id="33" w:author="Prathamesh Patki" w:date="2025-11-09T12:23:00Z" w16du:dateUtc="2025-11-09T06:53:00Z">
        <w:r w:rsidR="003F5868">
          <w:rPr>
            <w:rFonts w:ascii="Times New Roman" w:eastAsia="Times New Roman" w:hAnsi="Times New Roman" w:cs="Times New Roman"/>
            <w:kern w:val="0"/>
            <w:sz w:val="24"/>
            <w:szCs w:val="24"/>
            <w:lang w:eastAsia="en-IN" w:bidi="hi-IN"/>
            <w14:ligatures w14:val="none"/>
          </w:rPr>
          <w:t xml:space="preserve"> setpoint with allowed 5% variation.</w:t>
        </w:r>
      </w:ins>
    </w:p>
    <w:p w14:paraId="18C3AF9C" w14:textId="393BD504" w:rsidR="003F5868" w:rsidRDefault="003F5868" w:rsidP="00933618">
      <w:pPr>
        <w:spacing w:before="100" w:beforeAutospacing="1" w:after="100" w:afterAutospacing="1" w:line="240" w:lineRule="auto"/>
        <w:ind w:left="720" w:hanging="720"/>
        <w:rPr>
          <w:ins w:id="34" w:author="Prathamesh Patki" w:date="2025-11-09T12:25:00Z" w16du:dateUtc="2025-11-09T06:55:00Z"/>
          <w:rFonts w:ascii="Times New Roman" w:eastAsia="Times New Roman" w:hAnsi="Times New Roman" w:cs="Times New Roman"/>
          <w:kern w:val="0"/>
          <w:sz w:val="24"/>
          <w:szCs w:val="24"/>
          <w:lang w:eastAsia="en-IN" w:bidi="hi-IN"/>
          <w14:ligatures w14:val="none"/>
        </w:rPr>
      </w:pPr>
      <w:ins w:id="35" w:author="Prathamesh Patki" w:date="2025-11-09T12:23:00Z" w16du:dateUtc="2025-11-09T06:53:00Z">
        <w:r>
          <w:rPr>
            <w:rFonts w:ascii="Times New Roman" w:eastAsia="Times New Roman" w:hAnsi="Times New Roman" w:cs="Times New Roman"/>
            <w:kern w:val="0"/>
            <w:sz w:val="24"/>
            <w:szCs w:val="24"/>
            <w:lang w:eastAsia="en-IN" w:bidi="hi-IN"/>
            <w14:ligatures w14:val="none"/>
          </w:rPr>
          <w:t>V14</w:t>
        </w:r>
        <w:r>
          <w:rPr>
            <w:rFonts w:ascii="Times New Roman" w:eastAsia="Times New Roman" w:hAnsi="Times New Roman" w:cs="Times New Roman"/>
            <w:kern w:val="0"/>
            <w:sz w:val="24"/>
            <w:szCs w:val="24"/>
            <w:lang w:eastAsia="en-IN" w:bidi="hi-IN"/>
            <w14:ligatures w14:val="none"/>
          </w:rPr>
          <w:tab/>
        </w:r>
        <w:r w:rsidR="0020599C">
          <w:rPr>
            <w:rFonts w:ascii="Times New Roman" w:eastAsia="Times New Roman" w:hAnsi="Times New Roman" w:cs="Times New Roman"/>
            <w:kern w:val="0"/>
            <w:sz w:val="24"/>
            <w:szCs w:val="24"/>
            <w:lang w:eastAsia="en-IN" w:bidi="hi-IN"/>
            <w14:ligatures w14:val="none"/>
          </w:rPr>
          <w:t>The software shall limit the Torque</w:t>
        </w:r>
      </w:ins>
      <w:ins w:id="36" w:author="Prathamesh Patki" w:date="2025-11-09T12:24:00Z" w16du:dateUtc="2025-11-09T06:54:00Z">
        <w:r w:rsidR="0020599C">
          <w:rPr>
            <w:rFonts w:ascii="Times New Roman" w:eastAsia="Times New Roman" w:hAnsi="Times New Roman" w:cs="Times New Roman"/>
            <w:kern w:val="0"/>
            <w:sz w:val="24"/>
            <w:szCs w:val="24"/>
            <w:lang w:eastAsia="en-IN" w:bidi="hi-IN"/>
            <w14:ligatures w14:val="none"/>
          </w:rPr>
          <w:t>/</w:t>
        </w:r>
      </w:ins>
      <w:ins w:id="37" w:author="Prathamesh Patki" w:date="2025-11-09T12:23:00Z" w16du:dateUtc="2025-11-09T06:53:00Z">
        <w:r w:rsidR="0020599C">
          <w:rPr>
            <w:rFonts w:ascii="Times New Roman" w:eastAsia="Times New Roman" w:hAnsi="Times New Roman" w:cs="Times New Roman"/>
            <w:kern w:val="0"/>
            <w:sz w:val="24"/>
            <w:szCs w:val="24"/>
            <w:lang w:eastAsia="en-IN" w:bidi="hi-IN"/>
            <w14:ligatures w14:val="none"/>
          </w:rPr>
          <w:t xml:space="preserve">power demand </w:t>
        </w:r>
      </w:ins>
      <w:ins w:id="38" w:author="Prathamesh Patki" w:date="2025-11-09T12:24:00Z" w16du:dateUtc="2025-11-09T06:54:00Z">
        <w:r w:rsidR="0020599C">
          <w:rPr>
            <w:rFonts w:ascii="Times New Roman" w:eastAsia="Times New Roman" w:hAnsi="Times New Roman" w:cs="Times New Roman"/>
            <w:kern w:val="0"/>
            <w:sz w:val="24"/>
            <w:szCs w:val="24"/>
            <w:lang w:eastAsia="en-IN" w:bidi="hi-IN"/>
            <w14:ligatures w14:val="none"/>
          </w:rPr>
          <w:t>based on the motor</w:t>
        </w:r>
      </w:ins>
      <w:ins w:id="39" w:author="Prathamesh Patki" w:date="2025-11-09T12:25:00Z" w16du:dateUtc="2025-11-09T06:55:00Z">
        <w:r w:rsidR="00F40F37">
          <w:rPr>
            <w:rFonts w:ascii="Times New Roman" w:eastAsia="Times New Roman" w:hAnsi="Times New Roman" w:cs="Times New Roman"/>
            <w:kern w:val="0"/>
            <w:sz w:val="24"/>
            <w:szCs w:val="24"/>
            <w:lang w:eastAsia="en-IN" w:bidi="hi-IN"/>
            <w14:ligatures w14:val="none"/>
          </w:rPr>
          <w:t>,gearbox</w:t>
        </w:r>
      </w:ins>
      <w:ins w:id="40" w:author="Prathamesh Patki" w:date="2025-11-09T12:24:00Z" w16du:dateUtc="2025-11-09T06:54:00Z">
        <w:r w:rsidR="0020599C">
          <w:rPr>
            <w:rFonts w:ascii="Times New Roman" w:eastAsia="Times New Roman" w:hAnsi="Times New Roman" w:cs="Times New Roman"/>
            <w:kern w:val="0"/>
            <w:sz w:val="24"/>
            <w:szCs w:val="24"/>
            <w:lang w:eastAsia="en-IN" w:bidi="hi-IN"/>
            <w14:ligatures w14:val="none"/>
          </w:rPr>
          <w:t xml:space="preserve"> and inverter temper</w:t>
        </w:r>
      </w:ins>
      <w:ins w:id="41" w:author="Prathamesh Patki" w:date="2025-11-09T12:25:00Z" w16du:dateUtc="2025-11-09T06:55:00Z">
        <w:r w:rsidR="0020599C">
          <w:rPr>
            <w:rFonts w:ascii="Times New Roman" w:eastAsia="Times New Roman" w:hAnsi="Times New Roman" w:cs="Times New Roman"/>
            <w:kern w:val="0"/>
            <w:sz w:val="24"/>
            <w:szCs w:val="24"/>
            <w:lang w:eastAsia="en-IN" w:bidi="hi-IN"/>
            <w14:ligatures w14:val="none"/>
          </w:rPr>
          <w:t>atures in order to control the temperature rise.</w:t>
        </w:r>
      </w:ins>
    </w:p>
    <w:p w14:paraId="7C37729C" w14:textId="041350EC" w:rsidR="0020599C" w:rsidRDefault="0055513C" w:rsidP="00933618">
      <w:pPr>
        <w:spacing w:before="100" w:beforeAutospacing="1" w:after="100" w:afterAutospacing="1" w:line="240" w:lineRule="auto"/>
        <w:ind w:left="720" w:hanging="720"/>
        <w:rPr>
          <w:ins w:id="42" w:author="Prathamesh Patki" w:date="2025-11-09T14:20:00Z" w16du:dateUtc="2025-11-09T08:50:00Z"/>
          <w:rFonts w:ascii="Times New Roman" w:eastAsia="Times New Roman" w:hAnsi="Times New Roman" w:cs="Times New Roman"/>
          <w:kern w:val="0"/>
          <w:sz w:val="24"/>
          <w:szCs w:val="24"/>
          <w:lang w:eastAsia="en-IN" w:bidi="hi-IN"/>
          <w14:ligatures w14:val="none"/>
        </w:rPr>
      </w:pPr>
      <w:ins w:id="43" w:author="Prathamesh Patki" w:date="2025-11-09T12:25:00Z" w16du:dateUtc="2025-11-09T06:55:00Z">
        <w:r>
          <w:rPr>
            <w:rFonts w:ascii="Times New Roman" w:eastAsia="Times New Roman" w:hAnsi="Times New Roman" w:cs="Times New Roman"/>
            <w:kern w:val="0"/>
            <w:sz w:val="24"/>
            <w:szCs w:val="24"/>
            <w:lang w:eastAsia="en-IN" w:bidi="hi-IN"/>
            <w14:ligatures w14:val="none"/>
          </w:rPr>
          <w:t>V15</w:t>
        </w:r>
        <w:r>
          <w:rPr>
            <w:rFonts w:ascii="Times New Roman" w:eastAsia="Times New Roman" w:hAnsi="Times New Roman" w:cs="Times New Roman"/>
            <w:kern w:val="0"/>
            <w:sz w:val="24"/>
            <w:szCs w:val="24"/>
            <w:lang w:eastAsia="en-IN" w:bidi="hi-IN"/>
            <w14:ligatures w14:val="none"/>
          </w:rPr>
          <w:tab/>
        </w:r>
      </w:ins>
      <w:ins w:id="44" w:author="Prathamesh Patki" w:date="2025-11-09T14:18:00Z" w16du:dateUtc="2025-11-09T08:48:00Z">
        <w:r w:rsidR="00090C84">
          <w:rPr>
            <w:rFonts w:ascii="Times New Roman" w:eastAsia="Times New Roman" w:hAnsi="Times New Roman" w:cs="Times New Roman"/>
            <w:kern w:val="0"/>
            <w:sz w:val="24"/>
            <w:szCs w:val="24"/>
            <w:lang w:eastAsia="en-IN" w:bidi="hi-IN"/>
            <w14:ligatures w14:val="none"/>
          </w:rPr>
          <w:t xml:space="preserve">The torque </w:t>
        </w:r>
      </w:ins>
      <w:ins w:id="45" w:author="Prathamesh Patki" w:date="2025-11-09T14:19:00Z" w16du:dateUtc="2025-11-09T08:49:00Z">
        <w:r w:rsidR="00090C84">
          <w:rPr>
            <w:rFonts w:ascii="Times New Roman" w:eastAsia="Times New Roman" w:hAnsi="Times New Roman" w:cs="Times New Roman"/>
            <w:kern w:val="0"/>
            <w:sz w:val="24"/>
            <w:szCs w:val="24"/>
            <w:lang w:eastAsia="en-IN" w:bidi="hi-IN"/>
            <w14:ligatures w14:val="none"/>
          </w:rPr>
          <w:t xml:space="preserve">demand/power demand </w:t>
        </w:r>
        <w:r w:rsidR="00801D03">
          <w:rPr>
            <w:rFonts w:ascii="Times New Roman" w:eastAsia="Times New Roman" w:hAnsi="Times New Roman" w:cs="Times New Roman"/>
            <w:kern w:val="0"/>
            <w:sz w:val="24"/>
            <w:szCs w:val="24"/>
            <w:lang w:eastAsia="en-IN" w:bidi="hi-IN"/>
            <w14:ligatures w14:val="none"/>
          </w:rPr>
          <w:t xml:space="preserve">for motoring </w:t>
        </w:r>
        <w:r w:rsidR="00090C84">
          <w:rPr>
            <w:rFonts w:ascii="Times New Roman" w:eastAsia="Times New Roman" w:hAnsi="Times New Roman" w:cs="Times New Roman"/>
            <w:kern w:val="0"/>
            <w:sz w:val="24"/>
            <w:szCs w:val="24"/>
            <w:lang w:eastAsia="en-IN" w:bidi="hi-IN"/>
            <w14:ligatures w14:val="none"/>
          </w:rPr>
          <w:t>shall be mapped to the throttle percentage based on the ECO or BOOST modes.</w:t>
        </w:r>
      </w:ins>
    </w:p>
    <w:p w14:paraId="00CD2123" w14:textId="64DDBFEC" w:rsidR="00801D03" w:rsidRDefault="00801D03" w:rsidP="00933618">
      <w:pPr>
        <w:spacing w:before="100" w:beforeAutospacing="1" w:after="100" w:afterAutospacing="1" w:line="240" w:lineRule="auto"/>
        <w:ind w:left="720" w:hanging="720"/>
        <w:rPr>
          <w:ins w:id="46" w:author="Prathamesh Patki" w:date="2025-11-09T14:20:00Z" w16du:dateUtc="2025-11-09T08:50:00Z"/>
          <w:rFonts w:ascii="Times New Roman" w:eastAsia="Times New Roman" w:hAnsi="Times New Roman" w:cs="Times New Roman"/>
          <w:kern w:val="0"/>
          <w:sz w:val="24"/>
          <w:szCs w:val="24"/>
          <w:lang w:eastAsia="en-IN" w:bidi="hi-IN"/>
          <w14:ligatures w14:val="none"/>
        </w:rPr>
      </w:pPr>
      <w:ins w:id="47" w:author="Prathamesh Patki" w:date="2025-11-09T14:20:00Z" w16du:dateUtc="2025-11-09T08:50:00Z">
        <w:r>
          <w:rPr>
            <w:rFonts w:ascii="Times New Roman" w:eastAsia="Times New Roman" w:hAnsi="Times New Roman" w:cs="Times New Roman"/>
            <w:kern w:val="0"/>
            <w:sz w:val="24"/>
            <w:szCs w:val="24"/>
            <w:lang w:eastAsia="en-IN" w:bidi="hi-IN"/>
            <w14:ligatures w14:val="none"/>
          </w:rPr>
          <w:t>V16</w:t>
        </w:r>
        <w:r>
          <w:rPr>
            <w:rFonts w:ascii="Times New Roman" w:eastAsia="Times New Roman" w:hAnsi="Times New Roman" w:cs="Times New Roman"/>
            <w:kern w:val="0"/>
            <w:sz w:val="24"/>
            <w:szCs w:val="24"/>
            <w:lang w:eastAsia="en-IN" w:bidi="hi-IN"/>
            <w14:ligatures w14:val="none"/>
          </w:rPr>
          <w:tab/>
          <w:t>The torque demand/power demand for regeneration shall be set based on throttle release and brake pressed condition</w:t>
        </w:r>
      </w:ins>
    </w:p>
    <w:p w14:paraId="6091B735" w14:textId="2405E1CD" w:rsidR="00801D03" w:rsidRDefault="00801D03" w:rsidP="00933618">
      <w:pPr>
        <w:spacing w:before="100" w:beforeAutospacing="1" w:after="100" w:afterAutospacing="1" w:line="240" w:lineRule="auto"/>
        <w:ind w:left="720" w:hanging="720"/>
        <w:rPr>
          <w:ins w:id="48" w:author="Prathamesh Patki" w:date="2025-11-09T14:24:00Z" w16du:dateUtc="2025-11-09T08:54:00Z"/>
          <w:rFonts w:ascii="Times New Roman" w:eastAsia="Times New Roman" w:hAnsi="Times New Roman" w:cs="Times New Roman"/>
          <w:kern w:val="0"/>
          <w:sz w:val="24"/>
          <w:szCs w:val="24"/>
          <w:lang w:eastAsia="en-IN" w:bidi="hi-IN"/>
          <w14:ligatures w14:val="none"/>
        </w:rPr>
      </w:pPr>
      <w:ins w:id="49" w:author="Prathamesh Patki" w:date="2025-11-09T14:20:00Z" w16du:dateUtc="2025-11-09T08:50:00Z">
        <w:r>
          <w:rPr>
            <w:rFonts w:ascii="Times New Roman" w:eastAsia="Times New Roman" w:hAnsi="Times New Roman" w:cs="Times New Roman"/>
            <w:kern w:val="0"/>
            <w:sz w:val="24"/>
            <w:szCs w:val="24"/>
            <w:lang w:eastAsia="en-IN" w:bidi="hi-IN"/>
            <w14:ligatures w14:val="none"/>
          </w:rPr>
          <w:t>V</w:t>
        </w:r>
      </w:ins>
      <w:ins w:id="50" w:author="Prathamesh Patki" w:date="2025-11-09T14:21:00Z" w16du:dateUtc="2025-11-09T08:51:00Z">
        <w:r>
          <w:rPr>
            <w:rFonts w:ascii="Times New Roman" w:eastAsia="Times New Roman" w:hAnsi="Times New Roman" w:cs="Times New Roman"/>
            <w:kern w:val="0"/>
            <w:sz w:val="24"/>
            <w:szCs w:val="24"/>
            <w:lang w:eastAsia="en-IN" w:bidi="hi-IN"/>
            <w14:ligatures w14:val="none"/>
          </w:rPr>
          <w:t>17</w:t>
        </w:r>
        <w:r>
          <w:rPr>
            <w:rFonts w:ascii="Times New Roman" w:eastAsia="Times New Roman" w:hAnsi="Times New Roman" w:cs="Times New Roman"/>
            <w:kern w:val="0"/>
            <w:sz w:val="24"/>
            <w:szCs w:val="24"/>
            <w:lang w:eastAsia="en-IN" w:bidi="hi-IN"/>
            <w14:ligatures w14:val="none"/>
          </w:rPr>
          <w:tab/>
        </w:r>
      </w:ins>
      <w:ins w:id="51" w:author="Prathamesh Patki" w:date="2025-11-09T14:22:00Z" w16du:dateUtc="2025-11-09T08:52:00Z">
        <w:r w:rsidR="00B84B60">
          <w:rPr>
            <w:rFonts w:ascii="Times New Roman" w:eastAsia="Times New Roman" w:hAnsi="Times New Roman" w:cs="Times New Roman"/>
            <w:kern w:val="0"/>
            <w:sz w:val="24"/>
            <w:szCs w:val="24"/>
            <w:lang w:eastAsia="en-IN" w:bidi="hi-IN"/>
            <w14:ligatures w14:val="none"/>
          </w:rPr>
          <w:t xml:space="preserve">The acceleration/maximum speed </w:t>
        </w:r>
      </w:ins>
      <w:ins w:id="52" w:author="Prathamesh Patki" w:date="2025-11-09T14:23:00Z" w16du:dateUtc="2025-11-09T08:53:00Z">
        <w:r w:rsidR="00B84B60">
          <w:rPr>
            <w:rFonts w:ascii="Times New Roman" w:eastAsia="Times New Roman" w:hAnsi="Times New Roman" w:cs="Times New Roman"/>
            <w:kern w:val="0"/>
            <w:sz w:val="24"/>
            <w:szCs w:val="24"/>
            <w:lang w:eastAsia="en-IN" w:bidi="hi-IN"/>
            <w14:ligatures w14:val="none"/>
          </w:rPr>
          <w:t xml:space="preserve">setpoints </w:t>
        </w:r>
      </w:ins>
      <w:ins w:id="53" w:author="Prathamesh Patki" w:date="2025-11-09T14:22:00Z" w16du:dateUtc="2025-11-09T08:52:00Z">
        <w:r w:rsidR="00B84B60">
          <w:rPr>
            <w:rFonts w:ascii="Times New Roman" w:eastAsia="Times New Roman" w:hAnsi="Times New Roman" w:cs="Times New Roman"/>
            <w:kern w:val="0"/>
            <w:sz w:val="24"/>
            <w:szCs w:val="24"/>
            <w:lang w:eastAsia="en-IN" w:bidi="hi-IN"/>
            <w14:ligatures w14:val="none"/>
          </w:rPr>
          <w:t>shall be control</w:t>
        </w:r>
      </w:ins>
      <w:ins w:id="54" w:author="Prathamesh Patki" w:date="2025-11-09T14:23:00Z" w16du:dateUtc="2025-11-09T08:53:00Z">
        <w:r w:rsidR="00B84B60">
          <w:rPr>
            <w:rFonts w:ascii="Times New Roman" w:eastAsia="Times New Roman" w:hAnsi="Times New Roman" w:cs="Times New Roman"/>
            <w:kern w:val="0"/>
            <w:sz w:val="24"/>
            <w:szCs w:val="24"/>
            <w:lang w:eastAsia="en-IN" w:bidi="hi-IN"/>
            <w14:ligatures w14:val="none"/>
          </w:rPr>
          <w:t xml:space="preserve">led in ECO mode so that the energy consumption is </w:t>
        </w:r>
      </w:ins>
      <w:ins w:id="55" w:author="Prathamesh Patki" w:date="2025-11-09T14:24:00Z" w16du:dateUtc="2025-11-09T08:54:00Z">
        <w:r w:rsidR="00B84B60">
          <w:rPr>
            <w:rFonts w:ascii="Times New Roman" w:eastAsia="Times New Roman" w:hAnsi="Times New Roman" w:cs="Times New Roman"/>
            <w:kern w:val="0"/>
            <w:sz w:val="24"/>
            <w:szCs w:val="24"/>
            <w:lang w:eastAsia="en-IN" w:bidi="hi-IN"/>
            <w14:ligatures w14:val="none"/>
          </w:rPr>
          <w:t>minimized</w:t>
        </w:r>
      </w:ins>
    </w:p>
    <w:p w14:paraId="4CD06A7E" w14:textId="6EDE7589" w:rsidR="00B84B60" w:rsidRPr="00B52953" w:rsidRDefault="00B84B60" w:rsidP="00933618">
      <w:pPr>
        <w:spacing w:before="100" w:beforeAutospacing="1" w:after="100" w:afterAutospacing="1" w:line="240" w:lineRule="auto"/>
        <w:ind w:left="720" w:hanging="720"/>
        <w:rPr>
          <w:rFonts w:ascii="Times New Roman" w:eastAsia="Times New Roman" w:hAnsi="Times New Roman" w:cs="Times New Roman"/>
          <w:kern w:val="0"/>
          <w:sz w:val="24"/>
          <w:szCs w:val="24"/>
          <w:lang w:eastAsia="en-IN" w:bidi="hi-IN"/>
          <w14:ligatures w14:val="none"/>
        </w:rPr>
      </w:pPr>
      <w:ins w:id="56" w:author="Prathamesh Patki" w:date="2025-11-09T14:24:00Z" w16du:dateUtc="2025-11-09T08:54:00Z">
        <w:r>
          <w:rPr>
            <w:rFonts w:ascii="Times New Roman" w:eastAsia="Times New Roman" w:hAnsi="Times New Roman" w:cs="Times New Roman"/>
            <w:kern w:val="0"/>
            <w:sz w:val="24"/>
            <w:szCs w:val="24"/>
            <w:lang w:eastAsia="en-IN" w:bidi="hi-IN"/>
            <w14:ligatures w14:val="none"/>
          </w:rPr>
          <w:t>V18</w:t>
        </w:r>
        <w:r>
          <w:rPr>
            <w:rFonts w:ascii="Times New Roman" w:eastAsia="Times New Roman" w:hAnsi="Times New Roman" w:cs="Times New Roman"/>
            <w:kern w:val="0"/>
            <w:sz w:val="24"/>
            <w:szCs w:val="24"/>
            <w:lang w:eastAsia="en-IN" w:bidi="hi-IN"/>
            <w14:ligatures w14:val="none"/>
          </w:rPr>
          <w:tab/>
        </w:r>
        <w:r w:rsidR="00197F62">
          <w:rPr>
            <w:rFonts w:ascii="Times New Roman" w:eastAsia="Times New Roman" w:hAnsi="Times New Roman" w:cs="Times New Roman"/>
            <w:kern w:val="0"/>
            <w:sz w:val="24"/>
            <w:szCs w:val="24"/>
            <w:lang w:eastAsia="en-IN" w:bidi="hi-IN"/>
            <w14:ligatures w14:val="none"/>
          </w:rPr>
          <w:t>Th</w:t>
        </w:r>
      </w:ins>
      <w:ins w:id="57" w:author="Prathamesh Patki" w:date="2025-11-09T14:25:00Z" w16du:dateUtc="2025-11-09T08:55:00Z">
        <w:r w:rsidR="00197F62">
          <w:rPr>
            <w:rFonts w:ascii="Times New Roman" w:eastAsia="Times New Roman" w:hAnsi="Times New Roman" w:cs="Times New Roman"/>
            <w:kern w:val="0"/>
            <w:sz w:val="24"/>
            <w:szCs w:val="24"/>
            <w:lang w:eastAsia="en-IN" w:bidi="hi-IN"/>
            <w14:ligatures w14:val="none"/>
          </w:rPr>
          <w:t>e software shall get the vehicle location and be able to inhibit the vehicle driving based on defined geo-fencing maps</w:t>
        </w:r>
      </w:ins>
    </w:p>
    <w:p w14:paraId="2F658C58" w14:textId="010544BB" w:rsidR="006F35A3" w:rsidRPr="00356C63" w:rsidRDefault="006F35A3" w:rsidP="00356C63">
      <w:pPr>
        <w:spacing w:before="100" w:beforeAutospacing="1" w:after="100" w:afterAutospacing="1" w:line="240" w:lineRule="auto"/>
        <w:rPr>
          <w:rFonts w:ascii="Times New Roman" w:eastAsia="Times New Roman" w:hAnsi="Times New Roman" w:cs="Times New Roman"/>
          <w:b/>
          <w:bCs/>
          <w:kern w:val="0"/>
          <w:sz w:val="24"/>
          <w:szCs w:val="24"/>
          <w:lang w:eastAsia="en-IN" w:bidi="hi-IN"/>
          <w14:ligatures w14:val="none"/>
        </w:rPr>
      </w:pPr>
      <w:r w:rsidRPr="00356C63">
        <w:rPr>
          <w:rFonts w:ascii="Times New Roman" w:eastAsia="Times New Roman" w:hAnsi="Times New Roman" w:cs="Times New Roman"/>
          <w:b/>
          <w:bCs/>
          <w:kern w:val="0"/>
          <w:sz w:val="24"/>
          <w:szCs w:val="24"/>
          <w:lang w:eastAsia="en-IN" w:bidi="hi-IN"/>
          <w14:ligatures w14:val="none"/>
        </w:rPr>
        <w:t>Telematics</w:t>
      </w:r>
    </w:p>
    <w:p w14:paraId="0FCAEF96" w14:textId="128F6342" w:rsidR="006F35A3" w:rsidRDefault="00B52953" w:rsidP="006213A6">
      <w:pPr>
        <w:spacing w:before="100" w:beforeAutospacing="1" w:after="100" w:afterAutospacing="1" w:line="240" w:lineRule="auto"/>
        <w:ind w:left="720" w:hanging="720"/>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t>T1</w:t>
      </w:r>
      <w:r>
        <w:rPr>
          <w:rFonts w:ascii="Times New Roman" w:eastAsia="Times New Roman" w:hAnsi="Times New Roman" w:cs="Times New Roman"/>
          <w:kern w:val="0"/>
          <w:sz w:val="24"/>
          <w:szCs w:val="24"/>
          <w:lang w:eastAsia="en-IN" w:bidi="hi-IN"/>
          <w14:ligatures w14:val="none"/>
        </w:rPr>
        <w:tab/>
      </w:r>
      <w:r w:rsidR="006213A6">
        <w:rPr>
          <w:rFonts w:ascii="Times New Roman" w:eastAsia="Times New Roman" w:hAnsi="Times New Roman" w:cs="Times New Roman"/>
          <w:kern w:val="0"/>
          <w:sz w:val="24"/>
          <w:szCs w:val="24"/>
          <w:lang w:eastAsia="en-IN" w:bidi="hi-IN"/>
          <w14:ligatures w14:val="none"/>
        </w:rPr>
        <w:t>The software shall interface with the telematics module over CAN and allow a two</w:t>
      </w:r>
      <w:r w:rsidR="002C7083">
        <w:rPr>
          <w:rFonts w:ascii="Times New Roman" w:eastAsia="Times New Roman" w:hAnsi="Times New Roman" w:cs="Times New Roman"/>
          <w:kern w:val="0"/>
          <w:sz w:val="24"/>
          <w:szCs w:val="24"/>
          <w:lang w:eastAsia="en-IN" w:bidi="hi-IN"/>
          <w14:ligatures w14:val="none"/>
        </w:rPr>
        <w:t>-</w:t>
      </w:r>
      <w:r w:rsidR="006213A6">
        <w:rPr>
          <w:rFonts w:ascii="Times New Roman" w:eastAsia="Times New Roman" w:hAnsi="Times New Roman" w:cs="Times New Roman"/>
          <w:kern w:val="0"/>
          <w:sz w:val="24"/>
          <w:szCs w:val="24"/>
          <w:lang w:eastAsia="en-IN" w:bidi="hi-IN"/>
          <w14:ligatures w14:val="none"/>
        </w:rPr>
        <w:t>way communication as per defined protocol</w:t>
      </w:r>
    </w:p>
    <w:p w14:paraId="183A75D8" w14:textId="21DF8D08" w:rsidR="00014F12" w:rsidRDefault="00014F12" w:rsidP="006213A6">
      <w:pPr>
        <w:spacing w:before="100" w:beforeAutospacing="1" w:after="100" w:afterAutospacing="1" w:line="240" w:lineRule="auto"/>
        <w:ind w:left="720" w:hanging="720"/>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t>T2</w:t>
      </w:r>
      <w:r>
        <w:rPr>
          <w:rFonts w:ascii="Times New Roman" w:eastAsia="Times New Roman" w:hAnsi="Times New Roman" w:cs="Times New Roman"/>
          <w:kern w:val="0"/>
          <w:sz w:val="24"/>
          <w:szCs w:val="24"/>
          <w:lang w:eastAsia="en-IN" w:bidi="hi-IN"/>
          <w14:ligatures w14:val="none"/>
        </w:rPr>
        <w:tab/>
        <w:t>The data packet size being sent to the telematics device shall be optimized by size by data compression algorithms</w:t>
      </w:r>
    </w:p>
    <w:p w14:paraId="742E9EC6" w14:textId="4F8A8802" w:rsidR="00FB74C0" w:rsidRPr="00FB74C0" w:rsidRDefault="00FB74C0" w:rsidP="00FB74C0">
      <w:pPr>
        <w:spacing w:before="100" w:beforeAutospacing="1" w:after="100" w:afterAutospacing="1" w:line="240" w:lineRule="auto"/>
        <w:outlineLvl w:val="1"/>
        <w:rPr>
          <w:rFonts w:ascii="Times New Roman" w:eastAsia="Times New Roman" w:hAnsi="Times New Roman" w:cs="Times New Roman"/>
          <w:b/>
          <w:bCs/>
          <w:color w:val="4C94D8" w:themeColor="text2" w:themeTint="80"/>
          <w:kern w:val="0"/>
          <w:sz w:val="36"/>
          <w:szCs w:val="36"/>
          <w:lang w:eastAsia="en-IN" w:bidi="hi-IN"/>
          <w14:ligatures w14:val="none"/>
        </w:rPr>
      </w:pPr>
      <w:r w:rsidRPr="00FB74C0">
        <w:rPr>
          <w:rFonts w:ascii="Times New Roman" w:eastAsia="Times New Roman" w:hAnsi="Times New Roman" w:cs="Times New Roman"/>
          <w:b/>
          <w:bCs/>
          <w:color w:val="4C94D8" w:themeColor="text2" w:themeTint="80"/>
          <w:kern w:val="0"/>
          <w:sz w:val="36"/>
          <w:szCs w:val="36"/>
          <w:lang w:eastAsia="en-IN" w:bidi="hi-IN"/>
          <w14:ligatures w14:val="none"/>
        </w:rPr>
        <w:t>Detailed Design</w:t>
      </w:r>
    </w:p>
    <w:p w14:paraId="7574E1F3" w14:textId="43B64F9B" w:rsidR="003234CE" w:rsidRDefault="003234CE" w:rsidP="003234CE">
      <w:pPr>
        <w:spacing w:before="100" w:beforeAutospacing="1" w:after="100" w:afterAutospacing="1" w:line="240" w:lineRule="auto"/>
        <w:rPr>
          <w:rFonts w:ascii="Times New Roman" w:eastAsia="Times New Roman" w:hAnsi="Times New Roman" w:cs="Times New Roman"/>
          <w:b/>
          <w:bCs/>
          <w:kern w:val="0"/>
          <w:sz w:val="24"/>
          <w:szCs w:val="24"/>
          <w:lang w:eastAsia="en-IN" w:bidi="hi-IN"/>
          <w14:ligatures w14:val="none"/>
        </w:rPr>
      </w:pPr>
      <w:r w:rsidRPr="003234CE">
        <w:rPr>
          <w:rFonts w:ascii="Times New Roman" w:eastAsia="Times New Roman" w:hAnsi="Times New Roman" w:cs="Times New Roman"/>
          <w:b/>
          <w:bCs/>
          <w:kern w:val="0"/>
          <w:sz w:val="24"/>
          <w:szCs w:val="24"/>
          <w:lang w:eastAsia="en-IN" w:bidi="hi-IN"/>
          <w14:ligatures w14:val="none"/>
        </w:rPr>
        <w:t>Battery Management</w:t>
      </w:r>
    </w:p>
    <w:p w14:paraId="3E5B6A47" w14:textId="4897A196" w:rsidR="00E73DB2" w:rsidRPr="00FF221C" w:rsidRDefault="00FF221C" w:rsidP="003234CE">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FF221C">
        <w:rPr>
          <w:rFonts w:ascii="Times New Roman" w:eastAsia="Times New Roman" w:hAnsi="Times New Roman" w:cs="Times New Roman"/>
          <w:kern w:val="0"/>
          <w:sz w:val="24"/>
          <w:szCs w:val="24"/>
          <w:lang w:eastAsia="en-IN" w:bidi="hi-IN"/>
          <w14:ligatures w14:val="none"/>
        </w:rPr>
        <w:t>The</w:t>
      </w:r>
      <w:r>
        <w:rPr>
          <w:rFonts w:ascii="Times New Roman" w:eastAsia="Times New Roman" w:hAnsi="Times New Roman" w:cs="Times New Roman"/>
          <w:kern w:val="0"/>
          <w:sz w:val="24"/>
          <w:szCs w:val="24"/>
          <w:lang w:eastAsia="en-IN" w:bidi="hi-IN"/>
          <w14:ligatures w14:val="none"/>
        </w:rPr>
        <w:t xml:space="preserve"> various modes of the battery management module</w:t>
      </w:r>
      <w:r w:rsidRPr="00FF221C">
        <w:rPr>
          <w:rFonts w:ascii="Times New Roman" w:eastAsia="Times New Roman" w:hAnsi="Times New Roman" w:cs="Times New Roman"/>
          <w:kern w:val="0"/>
          <w:sz w:val="24"/>
          <w:szCs w:val="24"/>
          <w:lang w:eastAsia="en-IN" w:bidi="hi-IN"/>
          <w14:ligatures w14:val="none"/>
        </w:rPr>
        <w:t xml:space="preserve"> </w:t>
      </w:r>
      <w:r>
        <w:rPr>
          <w:rFonts w:ascii="Times New Roman" w:eastAsia="Times New Roman" w:hAnsi="Times New Roman" w:cs="Times New Roman"/>
          <w:kern w:val="0"/>
          <w:sz w:val="24"/>
          <w:szCs w:val="24"/>
          <w:lang w:eastAsia="en-IN" w:bidi="hi-IN"/>
          <w14:ligatures w14:val="none"/>
        </w:rPr>
        <w:t>are as follows</w:t>
      </w:r>
    </w:p>
    <w:p w14:paraId="354700B1" w14:textId="02F55AF5" w:rsidR="00E73DB2" w:rsidRDefault="007F6F43" w:rsidP="003234CE">
      <w:pPr>
        <w:spacing w:before="100" w:beforeAutospacing="1" w:after="100" w:afterAutospacing="1" w:line="240" w:lineRule="auto"/>
        <w:rPr>
          <w:rFonts w:ascii="Times New Roman" w:eastAsia="Times New Roman" w:hAnsi="Times New Roman" w:cs="Times New Roman"/>
          <w:b/>
          <w:bCs/>
          <w:kern w:val="0"/>
          <w:sz w:val="24"/>
          <w:szCs w:val="24"/>
          <w:lang w:eastAsia="en-IN" w:bidi="hi-IN"/>
          <w14:ligatures w14:val="none"/>
        </w:rPr>
      </w:pPr>
      <w:ins w:id="58" w:author="Prathamesh Patki" w:date="2025-11-09T09:27:00Z" w16du:dateUtc="2025-11-09T03:57:00Z">
        <w:r>
          <w:rPr>
            <w:rFonts w:ascii="Times New Roman" w:eastAsia="Times New Roman" w:hAnsi="Times New Roman" w:cs="Times New Roman"/>
            <w:b/>
            <w:bCs/>
            <w:noProof/>
            <w:kern w:val="0"/>
            <w:sz w:val="24"/>
            <w:szCs w:val="24"/>
            <w:lang w:eastAsia="en-IN" w:bidi="hi-IN"/>
            <w14:ligatures w14:val="none"/>
          </w:rPr>
          <w:lastRenderedPageBreak/>
          <w:drawing>
            <wp:inline distT="0" distB="0" distL="0" distR="0" wp14:anchorId="1A0FAFDF" wp14:editId="358679AE">
              <wp:extent cx="5485425" cy="3524250"/>
              <wp:effectExtent l="0" t="0" r="1270" b="0"/>
              <wp:docPr id="574282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498259" cy="3532495"/>
                      </a:xfrm>
                      <a:prstGeom prst="rect">
                        <a:avLst/>
                      </a:prstGeom>
                      <a:noFill/>
                    </pic:spPr>
                  </pic:pic>
                </a:graphicData>
              </a:graphic>
            </wp:inline>
          </w:drawing>
        </w:r>
      </w:ins>
    </w:p>
    <w:p w14:paraId="1CECCBB5" w14:textId="518F3340" w:rsidR="003234CE" w:rsidDel="007F1A76" w:rsidRDefault="0087349E" w:rsidP="003234CE">
      <w:pPr>
        <w:spacing w:before="100" w:beforeAutospacing="1" w:after="100" w:afterAutospacing="1" w:line="240" w:lineRule="auto"/>
        <w:rPr>
          <w:del w:id="59" w:author="Prathamesh Patki" w:date="2025-11-09T09:26:00Z" w16du:dateUtc="2025-11-09T03:56:00Z"/>
          <w:rFonts w:ascii="Times New Roman" w:eastAsia="Times New Roman" w:hAnsi="Times New Roman" w:cs="Times New Roman"/>
          <w:b/>
          <w:bCs/>
          <w:kern w:val="0"/>
          <w:sz w:val="24"/>
          <w:szCs w:val="24"/>
          <w:lang w:eastAsia="en-IN" w:bidi="hi-IN"/>
          <w14:ligatures w14:val="none"/>
        </w:rPr>
      </w:pPr>
      <w:del w:id="60" w:author="Prathamesh Patki" w:date="2025-11-09T09:25:00Z" w16du:dateUtc="2025-11-09T03:55:00Z">
        <w:r w:rsidDel="00400C06">
          <w:rPr>
            <w:rFonts w:ascii="Times New Roman" w:eastAsia="Times New Roman" w:hAnsi="Times New Roman" w:cs="Times New Roman"/>
            <w:b/>
            <w:bCs/>
            <w:noProof/>
            <w:kern w:val="0"/>
            <w:sz w:val="24"/>
            <w:szCs w:val="24"/>
            <w:lang w:eastAsia="en-IN" w:bidi="hi-IN"/>
            <w14:ligatures w14:val="none"/>
          </w:rPr>
          <w:drawing>
            <wp:inline distT="0" distB="0" distL="0" distR="0" wp14:anchorId="2949FC99" wp14:editId="4F4C19CC">
              <wp:extent cx="5504027" cy="3354571"/>
              <wp:effectExtent l="0" t="0" r="1905" b="0"/>
              <wp:docPr id="1243987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535661" cy="3373851"/>
                      </a:xfrm>
                      <a:prstGeom prst="rect">
                        <a:avLst/>
                      </a:prstGeom>
                      <a:noFill/>
                    </pic:spPr>
                  </pic:pic>
                </a:graphicData>
              </a:graphic>
            </wp:inline>
          </w:drawing>
        </w:r>
      </w:del>
    </w:p>
    <w:p w14:paraId="03373B4D" w14:textId="557988EA" w:rsidR="00E73DB2" w:rsidDel="007F1A76" w:rsidRDefault="00E73DB2" w:rsidP="003234CE">
      <w:pPr>
        <w:spacing w:before="100" w:beforeAutospacing="1" w:after="100" w:afterAutospacing="1" w:line="240" w:lineRule="auto"/>
        <w:rPr>
          <w:del w:id="61" w:author="Prathamesh Patki" w:date="2025-11-09T09:26:00Z" w16du:dateUtc="2025-11-09T03:56:00Z"/>
          <w:rFonts w:ascii="Times New Roman" w:eastAsia="Times New Roman" w:hAnsi="Times New Roman" w:cs="Times New Roman"/>
          <w:b/>
          <w:bCs/>
          <w:kern w:val="0"/>
          <w:sz w:val="24"/>
          <w:szCs w:val="24"/>
          <w:lang w:eastAsia="en-IN" w:bidi="hi-IN"/>
          <w14:ligatures w14:val="none"/>
        </w:rPr>
      </w:pPr>
    </w:p>
    <w:p w14:paraId="6011507D" w14:textId="49845E90" w:rsidR="00E73DB2" w:rsidDel="007F1A76" w:rsidRDefault="00E73DB2" w:rsidP="003234CE">
      <w:pPr>
        <w:spacing w:before="100" w:beforeAutospacing="1" w:after="100" w:afterAutospacing="1" w:line="240" w:lineRule="auto"/>
        <w:rPr>
          <w:del w:id="62" w:author="Prathamesh Patki" w:date="2025-11-09T09:26:00Z" w16du:dateUtc="2025-11-09T03:56:00Z"/>
          <w:rFonts w:ascii="Times New Roman" w:eastAsia="Times New Roman" w:hAnsi="Times New Roman" w:cs="Times New Roman"/>
          <w:b/>
          <w:bCs/>
          <w:kern w:val="0"/>
          <w:sz w:val="24"/>
          <w:szCs w:val="24"/>
          <w:lang w:eastAsia="en-IN" w:bidi="hi-IN"/>
          <w14:ligatures w14:val="none"/>
        </w:rPr>
      </w:pPr>
    </w:p>
    <w:p w14:paraId="293F56CF" w14:textId="585BC643" w:rsidR="003F5751" w:rsidRDefault="003F5751" w:rsidP="003234CE">
      <w:pPr>
        <w:spacing w:before="100" w:beforeAutospacing="1" w:after="100" w:afterAutospacing="1" w:line="240" w:lineRule="auto"/>
        <w:rPr>
          <w:rFonts w:ascii="Times New Roman" w:eastAsia="Times New Roman" w:hAnsi="Times New Roman" w:cs="Times New Roman"/>
          <w:b/>
          <w:bCs/>
          <w:kern w:val="0"/>
          <w:sz w:val="24"/>
          <w:szCs w:val="24"/>
          <w:lang w:eastAsia="en-IN" w:bidi="hi-IN"/>
          <w14:ligatures w14:val="none"/>
        </w:rPr>
      </w:pPr>
      <w:r>
        <w:rPr>
          <w:rFonts w:ascii="Times New Roman" w:eastAsia="Times New Roman" w:hAnsi="Times New Roman" w:cs="Times New Roman"/>
          <w:b/>
          <w:bCs/>
          <w:kern w:val="0"/>
          <w:sz w:val="24"/>
          <w:szCs w:val="24"/>
          <w:lang w:eastAsia="en-IN" w:bidi="hi-IN"/>
          <w14:ligatures w14:val="none"/>
        </w:rPr>
        <w:t>INIT/POST:</w:t>
      </w:r>
      <w:r w:rsidR="002C12F4">
        <w:rPr>
          <w:rFonts w:ascii="Times New Roman" w:eastAsia="Times New Roman" w:hAnsi="Times New Roman" w:cs="Times New Roman"/>
          <w:b/>
          <w:bCs/>
          <w:kern w:val="0"/>
          <w:sz w:val="24"/>
          <w:szCs w:val="24"/>
          <w:lang w:eastAsia="en-IN" w:bidi="hi-IN"/>
          <w14:ligatures w14:val="none"/>
        </w:rPr>
        <w:t xml:space="preserve"> </w:t>
      </w:r>
      <w:r w:rsidR="002C12F4" w:rsidRPr="002C12F4">
        <w:rPr>
          <w:rFonts w:ascii="Times New Roman" w:eastAsia="Times New Roman" w:hAnsi="Times New Roman" w:cs="Times New Roman"/>
          <w:kern w:val="0"/>
          <w:sz w:val="24"/>
          <w:szCs w:val="24"/>
          <w:lang w:eastAsia="en-IN" w:bidi="hi-IN"/>
          <w14:ligatures w14:val="none"/>
        </w:rPr>
        <w:t xml:space="preserve">On </w:t>
      </w:r>
      <w:r w:rsidR="002C12F4">
        <w:rPr>
          <w:rFonts w:ascii="Times New Roman" w:eastAsia="Times New Roman" w:hAnsi="Times New Roman" w:cs="Times New Roman"/>
          <w:kern w:val="0"/>
          <w:sz w:val="24"/>
          <w:szCs w:val="24"/>
          <w:lang w:eastAsia="en-IN" w:bidi="hi-IN"/>
          <w14:ligatures w14:val="none"/>
        </w:rPr>
        <w:t xml:space="preserve">a power-up, the </w:t>
      </w:r>
      <w:r w:rsidR="00623D6D">
        <w:rPr>
          <w:rFonts w:ascii="Times New Roman" w:eastAsia="Times New Roman" w:hAnsi="Times New Roman" w:cs="Times New Roman"/>
          <w:kern w:val="0"/>
          <w:sz w:val="24"/>
          <w:szCs w:val="24"/>
          <w:lang w:eastAsia="en-IN" w:bidi="hi-IN"/>
          <w14:ligatures w14:val="none"/>
        </w:rPr>
        <w:t xml:space="preserve">BMS </w:t>
      </w:r>
      <w:r w:rsidR="002C12F4">
        <w:rPr>
          <w:rFonts w:ascii="Times New Roman" w:eastAsia="Times New Roman" w:hAnsi="Times New Roman" w:cs="Times New Roman"/>
          <w:kern w:val="0"/>
          <w:sz w:val="24"/>
          <w:szCs w:val="24"/>
          <w:lang w:eastAsia="en-IN" w:bidi="hi-IN"/>
          <w14:ligatures w14:val="none"/>
        </w:rPr>
        <w:t>software shall be in INIT/Power-On Self Test (POST) mode where it will initialize the device drivers, variables and execute the calibration and self</w:t>
      </w:r>
      <w:r w:rsidR="008030EA">
        <w:rPr>
          <w:rFonts w:ascii="Times New Roman" w:eastAsia="Times New Roman" w:hAnsi="Times New Roman" w:cs="Times New Roman"/>
          <w:kern w:val="0"/>
          <w:sz w:val="24"/>
          <w:szCs w:val="24"/>
          <w:lang w:eastAsia="en-IN" w:bidi="hi-IN"/>
          <w14:ligatures w14:val="none"/>
        </w:rPr>
        <w:t>-</w:t>
      </w:r>
      <w:r w:rsidR="002C12F4">
        <w:rPr>
          <w:rFonts w:ascii="Times New Roman" w:eastAsia="Times New Roman" w:hAnsi="Times New Roman" w:cs="Times New Roman"/>
          <w:kern w:val="0"/>
          <w:sz w:val="24"/>
          <w:szCs w:val="24"/>
          <w:lang w:eastAsia="en-IN" w:bidi="hi-IN"/>
          <w14:ligatures w14:val="none"/>
        </w:rPr>
        <w:t>test routines.</w:t>
      </w:r>
    </w:p>
    <w:p w14:paraId="10406148" w14:textId="251CD445" w:rsidR="00E73DB2" w:rsidRDefault="003F5751" w:rsidP="003234CE">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b/>
          <w:bCs/>
          <w:kern w:val="0"/>
          <w:sz w:val="24"/>
          <w:szCs w:val="24"/>
          <w:lang w:eastAsia="en-IN" w:bidi="hi-IN"/>
          <w14:ligatures w14:val="none"/>
        </w:rPr>
        <w:t>IDLE:</w:t>
      </w:r>
      <w:r w:rsidR="006A14ED">
        <w:rPr>
          <w:rFonts w:ascii="Times New Roman" w:eastAsia="Times New Roman" w:hAnsi="Times New Roman" w:cs="Times New Roman"/>
          <w:b/>
          <w:bCs/>
          <w:kern w:val="0"/>
          <w:sz w:val="24"/>
          <w:szCs w:val="24"/>
          <w:lang w:eastAsia="en-IN" w:bidi="hi-IN"/>
          <w14:ligatures w14:val="none"/>
        </w:rPr>
        <w:t xml:space="preserve"> </w:t>
      </w:r>
      <w:r w:rsidR="006A14ED">
        <w:rPr>
          <w:rFonts w:ascii="Times New Roman" w:eastAsia="Times New Roman" w:hAnsi="Times New Roman" w:cs="Times New Roman"/>
          <w:kern w:val="0"/>
          <w:sz w:val="24"/>
          <w:szCs w:val="24"/>
          <w:lang w:eastAsia="en-IN" w:bidi="hi-IN"/>
          <w14:ligatures w14:val="none"/>
        </w:rPr>
        <w:t xml:space="preserve">IDLE shall be the default mode of the </w:t>
      </w:r>
      <w:r w:rsidR="00623D6D">
        <w:rPr>
          <w:rFonts w:ascii="Times New Roman" w:eastAsia="Times New Roman" w:hAnsi="Times New Roman" w:cs="Times New Roman"/>
          <w:kern w:val="0"/>
          <w:sz w:val="24"/>
          <w:szCs w:val="24"/>
          <w:lang w:eastAsia="en-IN" w:bidi="hi-IN"/>
          <w14:ligatures w14:val="none"/>
        </w:rPr>
        <w:t xml:space="preserve">BMS </w:t>
      </w:r>
      <w:r w:rsidR="006A14ED">
        <w:rPr>
          <w:rFonts w:ascii="Times New Roman" w:eastAsia="Times New Roman" w:hAnsi="Times New Roman" w:cs="Times New Roman"/>
          <w:kern w:val="0"/>
          <w:sz w:val="24"/>
          <w:szCs w:val="24"/>
          <w:lang w:eastAsia="en-IN" w:bidi="hi-IN"/>
          <w14:ligatures w14:val="none"/>
        </w:rPr>
        <w:t>software</w:t>
      </w:r>
      <w:r w:rsidR="00814F98">
        <w:rPr>
          <w:rFonts w:ascii="Times New Roman" w:eastAsia="Times New Roman" w:hAnsi="Times New Roman" w:cs="Times New Roman"/>
          <w:kern w:val="0"/>
          <w:sz w:val="24"/>
          <w:szCs w:val="24"/>
          <w:lang w:eastAsia="en-IN" w:bidi="hi-IN"/>
          <w14:ligatures w14:val="none"/>
        </w:rPr>
        <w:t xml:space="preserve"> in normal operation where it will check for the conditions to go into other modes</w:t>
      </w:r>
    </w:p>
    <w:p w14:paraId="74BE1976" w14:textId="6A4AD8A0" w:rsidR="003F5751" w:rsidRPr="005D4468" w:rsidRDefault="003F5751" w:rsidP="003234CE">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b/>
          <w:bCs/>
          <w:kern w:val="0"/>
          <w:sz w:val="24"/>
          <w:szCs w:val="24"/>
          <w:lang w:eastAsia="en-IN" w:bidi="hi-IN"/>
          <w14:ligatures w14:val="none"/>
        </w:rPr>
        <w:t>DRIVE:</w:t>
      </w:r>
      <w:r w:rsidR="005D4468">
        <w:rPr>
          <w:rFonts w:ascii="Times New Roman" w:eastAsia="Times New Roman" w:hAnsi="Times New Roman" w:cs="Times New Roman"/>
          <w:b/>
          <w:bCs/>
          <w:kern w:val="0"/>
          <w:sz w:val="24"/>
          <w:szCs w:val="24"/>
          <w:lang w:eastAsia="en-IN" w:bidi="hi-IN"/>
          <w14:ligatures w14:val="none"/>
        </w:rPr>
        <w:t xml:space="preserve"> </w:t>
      </w:r>
      <w:r w:rsidR="00BA60E5">
        <w:rPr>
          <w:rFonts w:ascii="Times New Roman" w:eastAsia="Times New Roman" w:hAnsi="Times New Roman" w:cs="Times New Roman"/>
          <w:kern w:val="0"/>
          <w:sz w:val="24"/>
          <w:szCs w:val="24"/>
          <w:lang w:eastAsia="en-IN" w:bidi="hi-IN"/>
          <w14:ligatures w14:val="none"/>
        </w:rPr>
        <w:t xml:space="preserve">When the vehicle ignition is ON the </w:t>
      </w:r>
      <w:r w:rsidR="00623D6D">
        <w:rPr>
          <w:rFonts w:ascii="Times New Roman" w:eastAsia="Times New Roman" w:hAnsi="Times New Roman" w:cs="Times New Roman"/>
          <w:kern w:val="0"/>
          <w:sz w:val="24"/>
          <w:szCs w:val="24"/>
          <w:lang w:eastAsia="en-IN" w:bidi="hi-IN"/>
          <w14:ligatures w14:val="none"/>
        </w:rPr>
        <w:t xml:space="preserve">BMS </w:t>
      </w:r>
      <w:r w:rsidR="00BA60E5">
        <w:rPr>
          <w:rFonts w:ascii="Times New Roman" w:eastAsia="Times New Roman" w:hAnsi="Times New Roman" w:cs="Times New Roman"/>
          <w:kern w:val="0"/>
          <w:sz w:val="24"/>
          <w:szCs w:val="24"/>
          <w:lang w:eastAsia="en-IN" w:bidi="hi-IN"/>
          <w14:ligatures w14:val="none"/>
        </w:rPr>
        <w:t>software shall be in DRIVE mode. The vehicle shall be allowed to be driven in this mode.</w:t>
      </w:r>
      <w:r w:rsidR="001A15E4">
        <w:rPr>
          <w:rFonts w:ascii="Times New Roman" w:eastAsia="Times New Roman" w:hAnsi="Times New Roman" w:cs="Times New Roman"/>
          <w:kern w:val="0"/>
          <w:sz w:val="24"/>
          <w:szCs w:val="24"/>
          <w:lang w:eastAsia="en-IN" w:bidi="hi-IN"/>
          <w14:ligatures w14:val="none"/>
        </w:rPr>
        <w:t xml:space="preserve"> In this mode the battery output shall be enabled.</w:t>
      </w:r>
    </w:p>
    <w:p w14:paraId="17F389DD" w14:textId="50BB3D01" w:rsidR="003F5751" w:rsidRDefault="003F5751" w:rsidP="003234CE">
      <w:pPr>
        <w:spacing w:before="100" w:beforeAutospacing="1" w:after="100" w:afterAutospacing="1" w:line="240" w:lineRule="auto"/>
        <w:rPr>
          <w:rFonts w:ascii="Times New Roman" w:eastAsia="Times New Roman" w:hAnsi="Times New Roman" w:cs="Times New Roman"/>
          <w:b/>
          <w:bCs/>
          <w:kern w:val="0"/>
          <w:sz w:val="24"/>
          <w:szCs w:val="24"/>
          <w:lang w:eastAsia="en-IN" w:bidi="hi-IN"/>
          <w14:ligatures w14:val="none"/>
        </w:rPr>
      </w:pPr>
      <w:r>
        <w:rPr>
          <w:rFonts w:ascii="Times New Roman" w:eastAsia="Times New Roman" w:hAnsi="Times New Roman" w:cs="Times New Roman"/>
          <w:b/>
          <w:bCs/>
          <w:kern w:val="0"/>
          <w:sz w:val="24"/>
          <w:szCs w:val="24"/>
          <w:lang w:eastAsia="en-IN" w:bidi="hi-IN"/>
          <w14:ligatures w14:val="none"/>
        </w:rPr>
        <w:t>CHARGING:</w:t>
      </w:r>
      <w:r w:rsidR="00623D6D">
        <w:rPr>
          <w:rFonts w:ascii="Times New Roman" w:eastAsia="Times New Roman" w:hAnsi="Times New Roman" w:cs="Times New Roman"/>
          <w:b/>
          <w:bCs/>
          <w:kern w:val="0"/>
          <w:sz w:val="24"/>
          <w:szCs w:val="24"/>
          <w:lang w:eastAsia="en-IN" w:bidi="hi-IN"/>
          <w14:ligatures w14:val="none"/>
        </w:rPr>
        <w:t xml:space="preserve"> </w:t>
      </w:r>
      <w:r w:rsidR="00623D6D" w:rsidRPr="00623D6D">
        <w:rPr>
          <w:rFonts w:ascii="Times New Roman" w:eastAsia="Times New Roman" w:hAnsi="Times New Roman" w:cs="Times New Roman"/>
          <w:kern w:val="0"/>
          <w:sz w:val="24"/>
          <w:szCs w:val="24"/>
          <w:lang w:eastAsia="en-IN" w:bidi="hi-IN"/>
          <w14:ligatures w14:val="none"/>
        </w:rPr>
        <w:t xml:space="preserve">When charger is </w:t>
      </w:r>
      <w:r w:rsidR="00623D6D">
        <w:rPr>
          <w:rFonts w:ascii="Times New Roman" w:eastAsia="Times New Roman" w:hAnsi="Times New Roman" w:cs="Times New Roman"/>
          <w:kern w:val="0"/>
          <w:sz w:val="24"/>
          <w:szCs w:val="24"/>
          <w:lang w:eastAsia="en-IN" w:bidi="hi-IN"/>
          <w14:ligatures w14:val="none"/>
        </w:rPr>
        <w:t xml:space="preserve">connected and </w:t>
      </w:r>
      <w:r w:rsidR="0066173A">
        <w:rPr>
          <w:rFonts w:ascii="Times New Roman" w:eastAsia="Times New Roman" w:hAnsi="Times New Roman" w:cs="Times New Roman"/>
          <w:kern w:val="0"/>
          <w:sz w:val="24"/>
          <w:szCs w:val="24"/>
          <w:lang w:eastAsia="en-IN" w:bidi="hi-IN"/>
          <w14:ligatures w14:val="none"/>
        </w:rPr>
        <w:t xml:space="preserve">valid </w:t>
      </w:r>
      <w:r w:rsidR="00623D6D">
        <w:rPr>
          <w:rFonts w:ascii="Times New Roman" w:eastAsia="Times New Roman" w:hAnsi="Times New Roman" w:cs="Times New Roman"/>
          <w:kern w:val="0"/>
          <w:sz w:val="24"/>
          <w:szCs w:val="24"/>
          <w:lang w:eastAsia="en-IN" w:bidi="hi-IN"/>
          <w14:ligatures w14:val="none"/>
        </w:rPr>
        <w:t>charger messages are received the BMS software shall be in CHARGING mode.</w:t>
      </w:r>
      <w:r w:rsidR="0064444D">
        <w:rPr>
          <w:rFonts w:ascii="Times New Roman" w:eastAsia="Times New Roman" w:hAnsi="Times New Roman" w:cs="Times New Roman"/>
          <w:kern w:val="0"/>
          <w:sz w:val="24"/>
          <w:szCs w:val="24"/>
          <w:lang w:eastAsia="en-IN" w:bidi="hi-IN"/>
          <w14:ligatures w14:val="none"/>
        </w:rPr>
        <w:t xml:space="preserve"> This mode shall have higher priority than drive mode.</w:t>
      </w:r>
      <w:r w:rsidR="001A15E4">
        <w:rPr>
          <w:rFonts w:ascii="Times New Roman" w:eastAsia="Times New Roman" w:hAnsi="Times New Roman" w:cs="Times New Roman"/>
          <w:kern w:val="0"/>
          <w:sz w:val="24"/>
          <w:szCs w:val="24"/>
          <w:lang w:eastAsia="en-IN" w:bidi="hi-IN"/>
          <w14:ligatures w14:val="none"/>
        </w:rPr>
        <w:t xml:space="preserve"> In this mode the battery output shall be enabled.</w:t>
      </w:r>
    </w:p>
    <w:p w14:paraId="72BAA322" w14:textId="6183AD9D" w:rsidR="003F5751" w:rsidRDefault="003F5751" w:rsidP="003234CE">
      <w:pPr>
        <w:spacing w:before="100" w:beforeAutospacing="1" w:after="100" w:afterAutospacing="1" w:line="240" w:lineRule="auto"/>
        <w:rPr>
          <w:rFonts w:ascii="Times New Roman" w:eastAsia="Times New Roman" w:hAnsi="Times New Roman" w:cs="Times New Roman"/>
          <w:b/>
          <w:bCs/>
          <w:kern w:val="0"/>
          <w:sz w:val="24"/>
          <w:szCs w:val="24"/>
          <w:lang w:eastAsia="en-IN" w:bidi="hi-IN"/>
          <w14:ligatures w14:val="none"/>
        </w:rPr>
      </w:pPr>
      <w:r>
        <w:rPr>
          <w:rFonts w:ascii="Times New Roman" w:eastAsia="Times New Roman" w:hAnsi="Times New Roman" w:cs="Times New Roman"/>
          <w:b/>
          <w:bCs/>
          <w:kern w:val="0"/>
          <w:sz w:val="24"/>
          <w:szCs w:val="24"/>
          <w:lang w:eastAsia="en-IN" w:bidi="hi-IN"/>
          <w14:ligatures w14:val="none"/>
        </w:rPr>
        <w:t>IMMOBALIZE:</w:t>
      </w:r>
      <w:r w:rsidR="00C1501D">
        <w:rPr>
          <w:rFonts w:ascii="Times New Roman" w:eastAsia="Times New Roman" w:hAnsi="Times New Roman" w:cs="Times New Roman"/>
          <w:b/>
          <w:bCs/>
          <w:kern w:val="0"/>
          <w:sz w:val="24"/>
          <w:szCs w:val="24"/>
          <w:lang w:eastAsia="en-IN" w:bidi="hi-IN"/>
          <w14:ligatures w14:val="none"/>
        </w:rPr>
        <w:t xml:space="preserve"> </w:t>
      </w:r>
      <w:r w:rsidR="001A15E4" w:rsidRPr="001A15E4">
        <w:rPr>
          <w:rFonts w:ascii="Times New Roman" w:eastAsia="Times New Roman" w:hAnsi="Times New Roman" w:cs="Times New Roman"/>
          <w:kern w:val="0"/>
          <w:sz w:val="24"/>
          <w:szCs w:val="24"/>
          <w:lang w:eastAsia="en-IN" w:bidi="hi-IN"/>
          <w14:ligatures w14:val="none"/>
        </w:rPr>
        <w:t xml:space="preserve">When </w:t>
      </w:r>
      <w:r w:rsidR="001A15E4">
        <w:rPr>
          <w:rFonts w:ascii="Times New Roman" w:eastAsia="Times New Roman" w:hAnsi="Times New Roman" w:cs="Times New Roman"/>
          <w:kern w:val="0"/>
          <w:sz w:val="24"/>
          <w:szCs w:val="24"/>
          <w:lang w:eastAsia="en-IN" w:bidi="hi-IN"/>
          <w14:ligatures w14:val="none"/>
        </w:rPr>
        <w:t>immobilize command is received through telematics device the BMS software shall be in IMMOBALIZE mode. In this mode the battery output shall be disabled.</w:t>
      </w:r>
    </w:p>
    <w:p w14:paraId="7D82E26E" w14:textId="0318CD38" w:rsidR="003F5751" w:rsidRDefault="003F5751" w:rsidP="003234CE">
      <w:pPr>
        <w:spacing w:before="100" w:beforeAutospacing="1" w:after="100" w:afterAutospacing="1" w:line="240" w:lineRule="auto"/>
        <w:rPr>
          <w:rFonts w:ascii="Times New Roman" w:eastAsia="Times New Roman" w:hAnsi="Times New Roman" w:cs="Times New Roman"/>
          <w:b/>
          <w:bCs/>
          <w:kern w:val="0"/>
          <w:sz w:val="24"/>
          <w:szCs w:val="24"/>
          <w:lang w:eastAsia="en-IN" w:bidi="hi-IN"/>
          <w14:ligatures w14:val="none"/>
        </w:rPr>
      </w:pPr>
      <w:r>
        <w:rPr>
          <w:rFonts w:ascii="Times New Roman" w:eastAsia="Times New Roman" w:hAnsi="Times New Roman" w:cs="Times New Roman"/>
          <w:b/>
          <w:bCs/>
          <w:kern w:val="0"/>
          <w:sz w:val="24"/>
          <w:szCs w:val="24"/>
          <w:lang w:eastAsia="en-IN" w:bidi="hi-IN"/>
          <w14:ligatures w14:val="none"/>
        </w:rPr>
        <w:t>DEEP-DISCHARGE:</w:t>
      </w:r>
      <w:r w:rsidR="0002074E">
        <w:rPr>
          <w:rFonts w:ascii="Times New Roman" w:eastAsia="Times New Roman" w:hAnsi="Times New Roman" w:cs="Times New Roman"/>
          <w:b/>
          <w:bCs/>
          <w:kern w:val="0"/>
          <w:sz w:val="24"/>
          <w:szCs w:val="24"/>
          <w:lang w:eastAsia="en-IN" w:bidi="hi-IN"/>
          <w14:ligatures w14:val="none"/>
        </w:rPr>
        <w:t xml:space="preserve"> </w:t>
      </w:r>
      <w:r w:rsidR="0002074E" w:rsidRPr="0002074E">
        <w:rPr>
          <w:rFonts w:ascii="Times New Roman" w:eastAsia="Times New Roman" w:hAnsi="Times New Roman" w:cs="Times New Roman"/>
          <w:kern w:val="0"/>
          <w:sz w:val="24"/>
          <w:szCs w:val="24"/>
          <w:lang w:eastAsia="en-IN" w:bidi="hi-IN"/>
          <w14:ligatures w14:val="none"/>
        </w:rPr>
        <w:t xml:space="preserve">When </w:t>
      </w:r>
      <w:r w:rsidR="0002074E">
        <w:rPr>
          <w:rFonts w:ascii="Times New Roman" w:eastAsia="Times New Roman" w:hAnsi="Times New Roman" w:cs="Times New Roman"/>
          <w:kern w:val="0"/>
          <w:sz w:val="24"/>
          <w:szCs w:val="24"/>
          <w:lang w:eastAsia="en-IN" w:bidi="hi-IN"/>
          <w14:ligatures w14:val="none"/>
        </w:rPr>
        <w:t>the min cell voltage is below the minimum allowed threshold and a valid charger is connected, the BMS software shall be in DEEP-DISCHARGE mode. The charging current shall be limited to a lower value until the battery comes out of deep discharge state.</w:t>
      </w:r>
    </w:p>
    <w:p w14:paraId="053A54F9" w14:textId="7531ACF6" w:rsidR="003F5751" w:rsidRDefault="003F5751" w:rsidP="003234CE">
      <w:pPr>
        <w:spacing w:before="100" w:beforeAutospacing="1" w:after="100" w:afterAutospacing="1" w:line="240" w:lineRule="auto"/>
        <w:rPr>
          <w:rFonts w:ascii="Times New Roman" w:eastAsia="Times New Roman" w:hAnsi="Times New Roman" w:cs="Times New Roman"/>
          <w:b/>
          <w:bCs/>
          <w:kern w:val="0"/>
          <w:sz w:val="24"/>
          <w:szCs w:val="24"/>
          <w:lang w:eastAsia="en-IN" w:bidi="hi-IN"/>
          <w14:ligatures w14:val="none"/>
        </w:rPr>
      </w:pPr>
      <w:r>
        <w:rPr>
          <w:rFonts w:ascii="Times New Roman" w:eastAsia="Times New Roman" w:hAnsi="Times New Roman" w:cs="Times New Roman"/>
          <w:b/>
          <w:bCs/>
          <w:kern w:val="0"/>
          <w:sz w:val="24"/>
          <w:szCs w:val="24"/>
          <w:lang w:eastAsia="en-IN" w:bidi="hi-IN"/>
          <w14:ligatures w14:val="none"/>
        </w:rPr>
        <w:t>FAULT:</w:t>
      </w:r>
      <w:r w:rsidR="003B3F98">
        <w:rPr>
          <w:rFonts w:ascii="Times New Roman" w:eastAsia="Times New Roman" w:hAnsi="Times New Roman" w:cs="Times New Roman"/>
          <w:b/>
          <w:bCs/>
          <w:kern w:val="0"/>
          <w:sz w:val="24"/>
          <w:szCs w:val="24"/>
          <w:lang w:eastAsia="en-IN" w:bidi="hi-IN"/>
          <w14:ligatures w14:val="none"/>
        </w:rPr>
        <w:t xml:space="preserve"> </w:t>
      </w:r>
      <w:r w:rsidR="001E630F" w:rsidRPr="001E630F">
        <w:rPr>
          <w:rFonts w:ascii="Times New Roman" w:eastAsia="Times New Roman" w:hAnsi="Times New Roman" w:cs="Times New Roman"/>
          <w:kern w:val="0"/>
          <w:sz w:val="24"/>
          <w:szCs w:val="24"/>
          <w:lang w:eastAsia="en-IN" w:bidi="hi-IN"/>
          <w14:ligatures w14:val="none"/>
        </w:rPr>
        <w:t xml:space="preserve">If any </w:t>
      </w:r>
      <w:r w:rsidR="001E630F">
        <w:rPr>
          <w:rFonts w:ascii="Times New Roman" w:eastAsia="Times New Roman" w:hAnsi="Times New Roman" w:cs="Times New Roman"/>
          <w:kern w:val="0"/>
          <w:sz w:val="24"/>
          <w:szCs w:val="24"/>
          <w:lang w:eastAsia="en-IN" w:bidi="hi-IN"/>
          <w14:ligatures w14:val="none"/>
        </w:rPr>
        <w:t xml:space="preserve">critical </w:t>
      </w:r>
      <w:r w:rsidR="001E630F" w:rsidRPr="001E630F">
        <w:rPr>
          <w:rFonts w:ascii="Times New Roman" w:eastAsia="Times New Roman" w:hAnsi="Times New Roman" w:cs="Times New Roman"/>
          <w:kern w:val="0"/>
          <w:sz w:val="24"/>
          <w:szCs w:val="24"/>
          <w:lang w:eastAsia="en-IN" w:bidi="hi-IN"/>
          <w14:ligatures w14:val="none"/>
        </w:rPr>
        <w:t xml:space="preserve">fault </w:t>
      </w:r>
      <w:r w:rsidR="001E630F">
        <w:rPr>
          <w:rFonts w:ascii="Times New Roman" w:eastAsia="Times New Roman" w:hAnsi="Times New Roman" w:cs="Times New Roman"/>
          <w:kern w:val="0"/>
          <w:sz w:val="24"/>
          <w:szCs w:val="24"/>
          <w:lang w:eastAsia="en-IN" w:bidi="hi-IN"/>
          <w14:ligatures w14:val="none"/>
        </w:rPr>
        <w:t>is detected the BMS software shall go to FAULT mode and disconnect the output.</w:t>
      </w:r>
      <w:r w:rsidR="00001C08">
        <w:rPr>
          <w:rFonts w:ascii="Times New Roman" w:eastAsia="Times New Roman" w:hAnsi="Times New Roman" w:cs="Times New Roman"/>
          <w:kern w:val="0"/>
          <w:sz w:val="24"/>
          <w:szCs w:val="24"/>
          <w:lang w:eastAsia="en-IN" w:bidi="hi-IN"/>
          <w14:ligatures w14:val="none"/>
        </w:rPr>
        <w:t xml:space="preserve"> It shall capture a copy of the dataset during the fault</w:t>
      </w:r>
      <w:r w:rsidR="006854F4">
        <w:rPr>
          <w:rFonts w:ascii="Times New Roman" w:eastAsia="Times New Roman" w:hAnsi="Times New Roman" w:cs="Times New Roman"/>
          <w:kern w:val="0"/>
          <w:sz w:val="24"/>
          <w:szCs w:val="24"/>
          <w:lang w:eastAsia="en-IN" w:bidi="hi-IN"/>
          <w14:ligatures w14:val="none"/>
        </w:rPr>
        <w:t xml:space="preserve"> before trying a fault reset.</w:t>
      </w:r>
    </w:p>
    <w:p w14:paraId="2798DF78" w14:textId="7D010A0B" w:rsidR="003F5751" w:rsidRDefault="003F5751" w:rsidP="003234CE">
      <w:pPr>
        <w:spacing w:before="100" w:beforeAutospacing="1" w:after="100" w:afterAutospacing="1" w:line="240" w:lineRule="auto"/>
        <w:rPr>
          <w:rFonts w:ascii="Times New Roman" w:eastAsia="Times New Roman" w:hAnsi="Times New Roman" w:cs="Times New Roman"/>
          <w:b/>
          <w:bCs/>
          <w:kern w:val="0"/>
          <w:sz w:val="24"/>
          <w:szCs w:val="24"/>
          <w:lang w:eastAsia="en-IN" w:bidi="hi-IN"/>
          <w14:ligatures w14:val="none"/>
        </w:rPr>
      </w:pPr>
      <w:r>
        <w:rPr>
          <w:rFonts w:ascii="Times New Roman" w:eastAsia="Times New Roman" w:hAnsi="Times New Roman" w:cs="Times New Roman"/>
          <w:b/>
          <w:bCs/>
          <w:kern w:val="0"/>
          <w:sz w:val="24"/>
          <w:szCs w:val="24"/>
          <w:lang w:eastAsia="en-IN" w:bidi="hi-IN"/>
          <w14:ligatures w14:val="none"/>
        </w:rPr>
        <w:lastRenderedPageBreak/>
        <w:t>FAULT RESET:</w:t>
      </w:r>
      <w:r w:rsidR="001E630F">
        <w:rPr>
          <w:rFonts w:ascii="Times New Roman" w:eastAsia="Times New Roman" w:hAnsi="Times New Roman" w:cs="Times New Roman"/>
          <w:b/>
          <w:bCs/>
          <w:kern w:val="0"/>
          <w:sz w:val="24"/>
          <w:szCs w:val="24"/>
          <w:lang w:eastAsia="en-IN" w:bidi="hi-IN"/>
          <w14:ligatures w14:val="none"/>
        </w:rPr>
        <w:t xml:space="preserve"> </w:t>
      </w:r>
      <w:r w:rsidR="001E630F">
        <w:rPr>
          <w:rFonts w:ascii="Times New Roman" w:eastAsia="Times New Roman" w:hAnsi="Times New Roman" w:cs="Times New Roman"/>
          <w:kern w:val="0"/>
          <w:sz w:val="24"/>
          <w:szCs w:val="24"/>
          <w:lang w:eastAsia="en-IN" w:bidi="hi-IN"/>
          <w14:ligatures w14:val="none"/>
        </w:rPr>
        <w:t>Soon after going into FAULT mode</w:t>
      </w:r>
      <w:r w:rsidR="00001C08">
        <w:rPr>
          <w:rFonts w:ascii="Times New Roman" w:eastAsia="Times New Roman" w:hAnsi="Times New Roman" w:cs="Times New Roman"/>
          <w:kern w:val="0"/>
          <w:sz w:val="24"/>
          <w:szCs w:val="24"/>
          <w:lang w:eastAsia="en-IN" w:bidi="hi-IN"/>
          <w14:ligatures w14:val="none"/>
        </w:rPr>
        <w:t xml:space="preserve"> the BMS software shall go into</w:t>
      </w:r>
      <w:r w:rsidR="006854F4">
        <w:rPr>
          <w:rFonts w:ascii="Times New Roman" w:eastAsia="Times New Roman" w:hAnsi="Times New Roman" w:cs="Times New Roman"/>
          <w:kern w:val="0"/>
          <w:sz w:val="24"/>
          <w:szCs w:val="24"/>
          <w:lang w:eastAsia="en-IN" w:bidi="hi-IN"/>
          <w14:ligatures w14:val="none"/>
        </w:rPr>
        <w:t xml:space="preserve"> FAULT reset mode where it clears the fault automatically and closes back the contactor.</w:t>
      </w:r>
    </w:p>
    <w:p w14:paraId="03DC604F" w14:textId="6CF37015" w:rsidR="003F5751" w:rsidRDefault="003F5751" w:rsidP="003234CE">
      <w:pPr>
        <w:spacing w:before="100" w:beforeAutospacing="1" w:after="100" w:afterAutospacing="1" w:line="240" w:lineRule="auto"/>
        <w:rPr>
          <w:rFonts w:ascii="Times New Roman" w:eastAsia="Times New Roman" w:hAnsi="Times New Roman" w:cs="Times New Roman"/>
          <w:b/>
          <w:bCs/>
          <w:kern w:val="0"/>
          <w:sz w:val="24"/>
          <w:szCs w:val="24"/>
          <w:lang w:eastAsia="en-IN" w:bidi="hi-IN"/>
          <w14:ligatures w14:val="none"/>
        </w:rPr>
      </w:pPr>
      <w:r>
        <w:rPr>
          <w:rFonts w:ascii="Times New Roman" w:eastAsia="Times New Roman" w:hAnsi="Times New Roman" w:cs="Times New Roman"/>
          <w:b/>
          <w:bCs/>
          <w:kern w:val="0"/>
          <w:sz w:val="24"/>
          <w:szCs w:val="24"/>
          <w:lang w:eastAsia="en-IN" w:bidi="hi-IN"/>
          <w14:ligatures w14:val="none"/>
        </w:rPr>
        <w:t>FAULT LATCH:</w:t>
      </w:r>
      <w:r w:rsidR="006854F4">
        <w:rPr>
          <w:rFonts w:ascii="Times New Roman" w:eastAsia="Times New Roman" w:hAnsi="Times New Roman" w:cs="Times New Roman"/>
          <w:b/>
          <w:bCs/>
          <w:kern w:val="0"/>
          <w:sz w:val="24"/>
          <w:szCs w:val="24"/>
          <w:lang w:eastAsia="en-IN" w:bidi="hi-IN"/>
          <w14:ligatures w14:val="none"/>
        </w:rPr>
        <w:t xml:space="preserve"> </w:t>
      </w:r>
      <w:r w:rsidR="006854F4" w:rsidRPr="006854F4">
        <w:rPr>
          <w:rFonts w:ascii="Times New Roman" w:eastAsia="Times New Roman" w:hAnsi="Times New Roman" w:cs="Times New Roman"/>
          <w:kern w:val="0"/>
          <w:sz w:val="24"/>
          <w:szCs w:val="24"/>
          <w:lang w:eastAsia="en-IN" w:bidi="hi-IN"/>
          <w14:ligatures w14:val="none"/>
        </w:rPr>
        <w:t>If</w:t>
      </w:r>
      <w:r w:rsidR="006854F4">
        <w:rPr>
          <w:rFonts w:ascii="Times New Roman" w:eastAsia="Times New Roman" w:hAnsi="Times New Roman" w:cs="Times New Roman"/>
          <w:kern w:val="0"/>
          <w:sz w:val="24"/>
          <w:szCs w:val="24"/>
          <w:lang w:eastAsia="en-IN" w:bidi="hi-IN"/>
          <w14:ligatures w14:val="none"/>
        </w:rPr>
        <w:t xml:space="preserve"> any fault is triggered </w:t>
      </w:r>
      <w:r w:rsidR="00713779">
        <w:rPr>
          <w:rFonts w:ascii="Times New Roman" w:eastAsia="Times New Roman" w:hAnsi="Times New Roman" w:cs="Times New Roman"/>
          <w:kern w:val="0"/>
          <w:sz w:val="24"/>
          <w:szCs w:val="24"/>
          <w:lang w:eastAsia="en-IN" w:bidi="hi-IN"/>
          <w14:ligatures w14:val="none"/>
        </w:rPr>
        <w:t>thrice within a span of 1 minute, the fault shall be latched.</w:t>
      </w:r>
      <w:r w:rsidR="0066171F">
        <w:rPr>
          <w:rFonts w:ascii="Times New Roman" w:eastAsia="Times New Roman" w:hAnsi="Times New Roman" w:cs="Times New Roman"/>
          <w:kern w:val="0"/>
          <w:sz w:val="24"/>
          <w:szCs w:val="24"/>
          <w:lang w:eastAsia="en-IN" w:bidi="hi-IN"/>
          <w14:ligatures w14:val="none"/>
        </w:rPr>
        <w:t xml:space="preserve"> Turning the ignition OFF and back ON shall bring the BMS software out of this mode.</w:t>
      </w:r>
    </w:p>
    <w:p w14:paraId="1808AEAA" w14:textId="614F3641" w:rsidR="00E73DB2" w:rsidRDefault="003F5751" w:rsidP="003234CE">
      <w:pPr>
        <w:spacing w:before="100" w:beforeAutospacing="1" w:after="100" w:afterAutospacing="1" w:line="240" w:lineRule="auto"/>
        <w:rPr>
          <w:ins w:id="63" w:author="Prathamesh Patki" w:date="2025-11-09T11:33:00Z" w16du:dateUtc="2025-11-09T06:03:00Z"/>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b/>
          <w:bCs/>
          <w:kern w:val="0"/>
          <w:sz w:val="24"/>
          <w:szCs w:val="24"/>
          <w:lang w:eastAsia="en-IN" w:bidi="hi-IN"/>
          <w14:ligatures w14:val="none"/>
        </w:rPr>
        <w:t>SLEEP:</w:t>
      </w:r>
      <w:r w:rsidR="00A442D4">
        <w:rPr>
          <w:rFonts w:ascii="Times New Roman" w:eastAsia="Times New Roman" w:hAnsi="Times New Roman" w:cs="Times New Roman"/>
          <w:b/>
          <w:bCs/>
          <w:kern w:val="0"/>
          <w:sz w:val="24"/>
          <w:szCs w:val="24"/>
          <w:lang w:eastAsia="en-IN" w:bidi="hi-IN"/>
          <w14:ligatures w14:val="none"/>
        </w:rPr>
        <w:t xml:space="preserve"> </w:t>
      </w:r>
      <w:r w:rsidR="00A442D4" w:rsidRPr="00A442D4">
        <w:rPr>
          <w:rFonts w:ascii="Times New Roman" w:eastAsia="Times New Roman" w:hAnsi="Times New Roman" w:cs="Times New Roman"/>
          <w:kern w:val="0"/>
          <w:sz w:val="24"/>
          <w:szCs w:val="24"/>
          <w:lang w:eastAsia="en-IN" w:bidi="hi-IN"/>
          <w14:ligatures w14:val="none"/>
        </w:rPr>
        <w:t>When t</w:t>
      </w:r>
      <w:r w:rsidR="00A442D4">
        <w:rPr>
          <w:rFonts w:ascii="Times New Roman" w:eastAsia="Times New Roman" w:hAnsi="Times New Roman" w:cs="Times New Roman"/>
          <w:kern w:val="0"/>
          <w:sz w:val="24"/>
          <w:szCs w:val="24"/>
          <w:lang w:eastAsia="en-IN" w:bidi="hi-IN"/>
          <w14:ligatures w14:val="none"/>
        </w:rPr>
        <w:t xml:space="preserve">he BMS software is in IDLE state for long time, it shall move into SLEEP mode where it shall be in low power mode by disabling the peripherals. In this mode it shall communicate with the telematics device at hourly intervals to send the status. It shall come out of the SLEEP mode whenever there is an external activity like ignition </w:t>
      </w:r>
      <w:r w:rsidR="0085308A">
        <w:rPr>
          <w:rFonts w:ascii="Times New Roman" w:eastAsia="Times New Roman" w:hAnsi="Times New Roman" w:cs="Times New Roman"/>
          <w:kern w:val="0"/>
          <w:sz w:val="24"/>
          <w:szCs w:val="24"/>
          <w:lang w:eastAsia="en-IN" w:bidi="hi-IN"/>
          <w14:ligatures w14:val="none"/>
        </w:rPr>
        <w:t xml:space="preserve">ON </w:t>
      </w:r>
      <w:r w:rsidR="00A442D4">
        <w:rPr>
          <w:rFonts w:ascii="Times New Roman" w:eastAsia="Times New Roman" w:hAnsi="Times New Roman" w:cs="Times New Roman"/>
          <w:kern w:val="0"/>
          <w:sz w:val="24"/>
          <w:szCs w:val="24"/>
          <w:lang w:eastAsia="en-IN" w:bidi="hi-IN"/>
          <w14:ligatures w14:val="none"/>
        </w:rPr>
        <w:t>or charger connected.</w:t>
      </w:r>
    </w:p>
    <w:p w14:paraId="7C3C8CF4" w14:textId="2BB77B0E" w:rsidR="00DE2845" w:rsidRPr="002B1430" w:rsidRDefault="00DE2845" w:rsidP="003234CE">
      <w:pPr>
        <w:spacing w:before="100" w:beforeAutospacing="1" w:after="100" w:afterAutospacing="1" w:line="240" w:lineRule="auto"/>
        <w:rPr>
          <w:ins w:id="64" w:author="Prathamesh Patki" w:date="2025-11-09T11:32:00Z" w16du:dateUtc="2025-11-09T06:02:00Z"/>
          <w:rFonts w:ascii="Times New Roman" w:eastAsia="Times New Roman" w:hAnsi="Times New Roman" w:cs="Times New Roman"/>
          <w:b/>
          <w:bCs/>
          <w:kern w:val="0"/>
          <w:sz w:val="24"/>
          <w:szCs w:val="24"/>
          <w:lang w:eastAsia="en-IN" w:bidi="hi-IN"/>
          <w14:ligatures w14:val="none"/>
          <w:rPrChange w:id="65" w:author="Prathamesh Patki" w:date="2025-11-09T11:33:00Z" w16du:dateUtc="2025-11-09T06:03:00Z">
            <w:rPr>
              <w:ins w:id="66" w:author="Prathamesh Patki" w:date="2025-11-09T11:32:00Z" w16du:dateUtc="2025-11-09T06:02:00Z"/>
              <w:rFonts w:ascii="Times New Roman" w:eastAsia="Times New Roman" w:hAnsi="Times New Roman" w:cs="Times New Roman"/>
              <w:kern w:val="0"/>
              <w:sz w:val="24"/>
              <w:szCs w:val="24"/>
              <w:lang w:eastAsia="en-IN" w:bidi="hi-IN"/>
              <w14:ligatures w14:val="none"/>
            </w:rPr>
          </w:rPrChange>
        </w:rPr>
      </w:pPr>
      <w:ins w:id="67" w:author="Prathamesh Patki" w:date="2025-11-09T11:33:00Z" w16du:dateUtc="2025-11-09T06:03:00Z">
        <w:r w:rsidRPr="002B1430">
          <w:rPr>
            <w:rFonts w:ascii="Times New Roman" w:eastAsia="Times New Roman" w:hAnsi="Times New Roman" w:cs="Times New Roman"/>
            <w:b/>
            <w:bCs/>
            <w:kern w:val="0"/>
            <w:sz w:val="24"/>
            <w:szCs w:val="24"/>
            <w:lang w:eastAsia="en-IN" w:bidi="hi-IN"/>
            <w14:ligatures w14:val="none"/>
            <w:rPrChange w:id="68" w:author="Prathamesh Patki" w:date="2025-11-09T11:33:00Z" w16du:dateUtc="2025-11-09T06:03:00Z">
              <w:rPr>
                <w:rFonts w:ascii="Times New Roman" w:eastAsia="Times New Roman" w:hAnsi="Times New Roman" w:cs="Times New Roman"/>
                <w:kern w:val="0"/>
                <w:sz w:val="24"/>
                <w:szCs w:val="24"/>
                <w:lang w:eastAsia="en-IN" w:bidi="hi-IN"/>
                <w14:ligatures w14:val="none"/>
              </w:rPr>
            </w:rPrChange>
          </w:rPr>
          <w:t>Charging Sub-modes</w:t>
        </w:r>
        <w:r w:rsidR="002B1430" w:rsidRPr="002B1430">
          <w:rPr>
            <w:rFonts w:ascii="Times New Roman" w:eastAsia="Times New Roman" w:hAnsi="Times New Roman" w:cs="Times New Roman"/>
            <w:b/>
            <w:bCs/>
            <w:kern w:val="0"/>
            <w:sz w:val="24"/>
            <w:szCs w:val="24"/>
            <w:lang w:eastAsia="en-IN" w:bidi="hi-IN"/>
            <w14:ligatures w14:val="none"/>
            <w:rPrChange w:id="69" w:author="Prathamesh Patki" w:date="2025-11-09T11:33:00Z" w16du:dateUtc="2025-11-09T06:03:00Z">
              <w:rPr>
                <w:rFonts w:ascii="Times New Roman" w:eastAsia="Times New Roman" w:hAnsi="Times New Roman" w:cs="Times New Roman"/>
                <w:kern w:val="0"/>
                <w:sz w:val="24"/>
                <w:szCs w:val="24"/>
                <w:lang w:eastAsia="en-IN" w:bidi="hi-IN"/>
                <w14:ligatures w14:val="none"/>
              </w:rPr>
            </w:rPrChange>
          </w:rPr>
          <w:t>:</w:t>
        </w:r>
      </w:ins>
    </w:p>
    <w:p w14:paraId="04EA1160" w14:textId="64480839" w:rsidR="00DE2845" w:rsidRDefault="00DE2845" w:rsidP="003234CE">
      <w:pPr>
        <w:spacing w:before="100" w:beforeAutospacing="1" w:after="100" w:afterAutospacing="1" w:line="240" w:lineRule="auto"/>
        <w:rPr>
          <w:ins w:id="70" w:author="Prathamesh Patki" w:date="2025-11-09T11:34:00Z" w16du:dateUtc="2025-11-09T06:04:00Z"/>
          <w:rFonts w:ascii="Times New Roman" w:eastAsia="Times New Roman" w:hAnsi="Times New Roman" w:cs="Times New Roman"/>
          <w:b/>
          <w:bCs/>
          <w:kern w:val="0"/>
          <w:sz w:val="24"/>
          <w:szCs w:val="24"/>
          <w:lang w:eastAsia="en-IN" w:bidi="hi-IN"/>
          <w14:ligatures w14:val="none"/>
        </w:rPr>
      </w:pPr>
      <w:ins w:id="71" w:author="Prathamesh Patki" w:date="2025-11-09T11:32:00Z" w16du:dateUtc="2025-11-09T06:02:00Z">
        <w:r>
          <w:rPr>
            <w:rFonts w:ascii="Times New Roman" w:eastAsia="Times New Roman" w:hAnsi="Times New Roman" w:cs="Times New Roman"/>
            <w:b/>
            <w:bCs/>
            <w:noProof/>
            <w:kern w:val="0"/>
            <w:sz w:val="24"/>
            <w:szCs w:val="24"/>
            <w:lang w:eastAsia="en-IN" w:bidi="hi-IN"/>
            <w14:ligatures w14:val="none"/>
          </w:rPr>
          <w:drawing>
            <wp:inline distT="0" distB="0" distL="0" distR="0" wp14:anchorId="1BD7D483" wp14:editId="00AE0E20">
              <wp:extent cx="4743856" cy="2047875"/>
              <wp:effectExtent l="0" t="0" r="0" b="0"/>
              <wp:docPr id="125379983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761367" cy="2055435"/>
                      </a:xfrm>
                      <a:prstGeom prst="rect">
                        <a:avLst/>
                      </a:prstGeom>
                      <a:noFill/>
                    </pic:spPr>
                  </pic:pic>
                </a:graphicData>
              </a:graphic>
            </wp:inline>
          </w:drawing>
        </w:r>
      </w:ins>
    </w:p>
    <w:p w14:paraId="054712B0" w14:textId="2B3B7EAC" w:rsidR="00BC773A" w:rsidRPr="00DC688F" w:rsidRDefault="00DC688F" w:rsidP="003234CE">
      <w:pPr>
        <w:spacing w:before="100" w:beforeAutospacing="1" w:after="100" w:afterAutospacing="1" w:line="240" w:lineRule="auto"/>
        <w:rPr>
          <w:ins w:id="72" w:author="Prathamesh Patki" w:date="2025-11-09T11:34:00Z" w16du:dateUtc="2025-11-09T06:04:00Z"/>
          <w:rFonts w:ascii="Times New Roman" w:eastAsia="Times New Roman" w:hAnsi="Times New Roman" w:cs="Times New Roman"/>
          <w:kern w:val="0"/>
          <w:sz w:val="24"/>
          <w:szCs w:val="24"/>
          <w:lang w:eastAsia="en-IN" w:bidi="hi-IN"/>
          <w14:ligatures w14:val="none"/>
          <w:rPrChange w:id="73" w:author="Prathamesh Patki" w:date="2025-11-09T11:34:00Z" w16du:dateUtc="2025-11-09T06:04:00Z">
            <w:rPr>
              <w:ins w:id="74" w:author="Prathamesh Patki" w:date="2025-11-09T11:34:00Z" w16du:dateUtc="2025-11-09T06:04:00Z"/>
              <w:rFonts w:ascii="Times New Roman" w:eastAsia="Times New Roman" w:hAnsi="Times New Roman" w:cs="Times New Roman"/>
              <w:b/>
              <w:bCs/>
              <w:kern w:val="0"/>
              <w:sz w:val="24"/>
              <w:szCs w:val="24"/>
              <w:lang w:eastAsia="en-IN" w:bidi="hi-IN"/>
              <w14:ligatures w14:val="none"/>
            </w:rPr>
          </w:rPrChange>
        </w:rPr>
      </w:pPr>
      <w:ins w:id="75" w:author="Prathamesh Patki" w:date="2025-11-09T11:34:00Z" w16du:dateUtc="2025-11-09T06:04:00Z">
        <w:r>
          <w:rPr>
            <w:rFonts w:ascii="Times New Roman" w:eastAsia="Times New Roman" w:hAnsi="Times New Roman" w:cs="Times New Roman"/>
            <w:b/>
            <w:bCs/>
            <w:kern w:val="0"/>
            <w:sz w:val="24"/>
            <w:szCs w:val="24"/>
            <w:lang w:eastAsia="en-IN" w:bidi="hi-IN"/>
            <w14:ligatures w14:val="none"/>
          </w:rPr>
          <w:t xml:space="preserve">IDLE: </w:t>
        </w:r>
      </w:ins>
      <w:ins w:id="76" w:author="Prathamesh Patki" w:date="2025-11-09T11:35:00Z" w16du:dateUtc="2025-11-09T06:05:00Z">
        <w:r>
          <w:rPr>
            <w:rFonts w:ascii="Times New Roman" w:eastAsia="Times New Roman" w:hAnsi="Times New Roman" w:cs="Times New Roman"/>
            <w:kern w:val="0"/>
            <w:sz w:val="24"/>
            <w:szCs w:val="24"/>
            <w:lang w:eastAsia="en-IN" w:bidi="hi-IN"/>
            <w14:ligatures w14:val="none"/>
          </w:rPr>
          <w:t>This is the default charging sub mode.</w:t>
        </w:r>
        <w:r w:rsidR="00371753">
          <w:rPr>
            <w:rFonts w:ascii="Times New Roman" w:eastAsia="Times New Roman" w:hAnsi="Times New Roman" w:cs="Times New Roman"/>
            <w:kern w:val="0"/>
            <w:sz w:val="24"/>
            <w:szCs w:val="24"/>
            <w:lang w:eastAsia="en-IN" w:bidi="hi-IN"/>
            <w14:ligatures w14:val="none"/>
          </w:rPr>
          <w:t xml:space="preserve"> </w:t>
        </w:r>
      </w:ins>
    </w:p>
    <w:p w14:paraId="2F003AFF" w14:textId="45C71AFD" w:rsidR="00DC688F" w:rsidRDefault="00DC688F" w:rsidP="003234CE">
      <w:pPr>
        <w:spacing w:before="100" w:beforeAutospacing="1" w:after="100" w:afterAutospacing="1" w:line="240" w:lineRule="auto"/>
        <w:rPr>
          <w:ins w:id="77" w:author="Prathamesh Patki" w:date="2025-11-09T11:34:00Z" w16du:dateUtc="2025-11-09T06:04:00Z"/>
          <w:rFonts w:ascii="Times New Roman" w:eastAsia="Times New Roman" w:hAnsi="Times New Roman" w:cs="Times New Roman"/>
          <w:b/>
          <w:bCs/>
          <w:kern w:val="0"/>
          <w:sz w:val="24"/>
          <w:szCs w:val="24"/>
          <w:lang w:eastAsia="en-IN" w:bidi="hi-IN"/>
          <w14:ligatures w14:val="none"/>
        </w:rPr>
      </w:pPr>
      <w:ins w:id="78" w:author="Prathamesh Patki" w:date="2025-11-09T11:34:00Z" w16du:dateUtc="2025-11-09T06:04:00Z">
        <w:r>
          <w:rPr>
            <w:rFonts w:ascii="Times New Roman" w:eastAsia="Times New Roman" w:hAnsi="Times New Roman" w:cs="Times New Roman"/>
            <w:b/>
            <w:bCs/>
            <w:kern w:val="0"/>
            <w:sz w:val="24"/>
            <w:szCs w:val="24"/>
            <w:lang w:eastAsia="en-IN" w:bidi="hi-IN"/>
            <w14:ligatures w14:val="none"/>
          </w:rPr>
          <w:t>Charging CC:</w:t>
        </w:r>
      </w:ins>
      <w:ins w:id="79" w:author="Prathamesh Patki" w:date="2025-11-09T11:36:00Z" w16du:dateUtc="2025-11-09T06:06:00Z">
        <w:r w:rsidR="00371753" w:rsidRPr="00371753">
          <w:rPr>
            <w:rFonts w:ascii="Times New Roman" w:eastAsia="Times New Roman" w:hAnsi="Times New Roman" w:cs="Times New Roman"/>
            <w:kern w:val="0"/>
            <w:sz w:val="24"/>
            <w:szCs w:val="24"/>
            <w:lang w:eastAsia="en-IN" w:bidi="hi-IN"/>
            <w14:ligatures w14:val="none"/>
          </w:rPr>
          <w:t xml:space="preserve"> </w:t>
        </w:r>
        <w:r w:rsidR="00371753">
          <w:rPr>
            <w:rFonts w:ascii="Times New Roman" w:eastAsia="Times New Roman" w:hAnsi="Times New Roman" w:cs="Times New Roman"/>
            <w:kern w:val="0"/>
            <w:sz w:val="24"/>
            <w:szCs w:val="24"/>
            <w:lang w:eastAsia="en-IN" w:bidi="hi-IN"/>
            <w14:ligatures w14:val="none"/>
          </w:rPr>
          <w:t>When charger broadcast CAN message is received, the mode shall be changed to Charging CC – constant current. In this mode the current</w:t>
        </w:r>
      </w:ins>
      <w:ins w:id="80" w:author="Prathamesh Patki" w:date="2025-11-09T11:37:00Z" w16du:dateUtc="2025-11-09T06:07:00Z">
        <w:r w:rsidR="00371753">
          <w:rPr>
            <w:rFonts w:ascii="Times New Roman" w:eastAsia="Times New Roman" w:hAnsi="Times New Roman" w:cs="Times New Roman"/>
            <w:kern w:val="0"/>
            <w:sz w:val="24"/>
            <w:szCs w:val="24"/>
            <w:lang w:eastAsia="en-IN" w:bidi="hi-IN"/>
            <w14:ligatures w14:val="none"/>
          </w:rPr>
          <w:t xml:space="preserve"> demand</w:t>
        </w:r>
      </w:ins>
      <w:ins w:id="81" w:author="Prathamesh Patki" w:date="2025-11-09T11:36:00Z" w16du:dateUtc="2025-11-09T06:06:00Z">
        <w:r w:rsidR="00371753">
          <w:rPr>
            <w:rFonts w:ascii="Times New Roman" w:eastAsia="Times New Roman" w:hAnsi="Times New Roman" w:cs="Times New Roman"/>
            <w:kern w:val="0"/>
            <w:sz w:val="24"/>
            <w:szCs w:val="24"/>
            <w:lang w:eastAsia="en-IN" w:bidi="hi-IN"/>
            <w14:ligatures w14:val="none"/>
          </w:rPr>
          <w:t xml:space="preserve"> shall be constant</w:t>
        </w:r>
      </w:ins>
      <w:ins w:id="82" w:author="Prathamesh Patki" w:date="2025-11-09T11:38:00Z" w16du:dateUtc="2025-11-09T06:08:00Z">
        <w:r w:rsidR="00C312F2">
          <w:rPr>
            <w:rFonts w:ascii="Times New Roman" w:eastAsia="Times New Roman" w:hAnsi="Times New Roman" w:cs="Times New Roman"/>
            <w:kern w:val="0"/>
            <w:sz w:val="24"/>
            <w:szCs w:val="24"/>
            <w:lang w:eastAsia="en-IN" w:bidi="hi-IN"/>
            <w14:ligatures w14:val="none"/>
          </w:rPr>
          <w:t xml:space="preserve"> and voltage shall be allowed to rise until the max CV l</w:t>
        </w:r>
      </w:ins>
      <w:ins w:id="83" w:author="Prathamesh Patki" w:date="2025-11-09T11:39:00Z" w16du:dateUtc="2025-11-09T06:09:00Z">
        <w:r w:rsidR="00C312F2">
          <w:rPr>
            <w:rFonts w:ascii="Times New Roman" w:eastAsia="Times New Roman" w:hAnsi="Times New Roman" w:cs="Times New Roman"/>
            <w:kern w:val="0"/>
            <w:sz w:val="24"/>
            <w:szCs w:val="24"/>
            <w:lang w:eastAsia="en-IN" w:bidi="hi-IN"/>
            <w14:ligatures w14:val="none"/>
          </w:rPr>
          <w:t>imit</w:t>
        </w:r>
      </w:ins>
      <w:ins w:id="84" w:author="Prathamesh Patki" w:date="2025-11-09T11:36:00Z" w16du:dateUtc="2025-11-09T06:06:00Z">
        <w:r w:rsidR="00371753">
          <w:rPr>
            <w:rFonts w:ascii="Times New Roman" w:eastAsia="Times New Roman" w:hAnsi="Times New Roman" w:cs="Times New Roman"/>
            <w:kern w:val="0"/>
            <w:sz w:val="24"/>
            <w:szCs w:val="24"/>
            <w:lang w:eastAsia="en-IN" w:bidi="hi-IN"/>
            <w14:ligatures w14:val="none"/>
          </w:rPr>
          <w:t>.</w:t>
        </w:r>
      </w:ins>
      <w:ins w:id="85" w:author="Prathamesh Patki" w:date="2025-11-09T11:44:00Z" w16du:dateUtc="2025-11-09T06:14:00Z">
        <w:r w:rsidR="006D1167" w:rsidRPr="006D1167">
          <w:rPr>
            <w:rFonts w:ascii="Times New Roman" w:eastAsia="Times New Roman" w:hAnsi="Times New Roman" w:cs="Times New Roman"/>
            <w:kern w:val="0"/>
            <w:sz w:val="24"/>
            <w:szCs w:val="24"/>
            <w:lang w:eastAsia="en-IN" w:bidi="hi-IN"/>
            <w14:ligatures w14:val="none"/>
          </w:rPr>
          <w:t xml:space="preserve"> </w:t>
        </w:r>
        <w:r w:rsidR="006D1167">
          <w:rPr>
            <w:rFonts w:ascii="Times New Roman" w:eastAsia="Times New Roman" w:hAnsi="Times New Roman" w:cs="Times New Roman"/>
            <w:kern w:val="0"/>
            <w:sz w:val="24"/>
            <w:szCs w:val="24"/>
            <w:lang w:eastAsia="en-IN" w:bidi="hi-IN"/>
            <w14:ligatures w14:val="none"/>
          </w:rPr>
          <w:t>The mode changes back to idle if the charger CAN messages stop.</w:t>
        </w:r>
      </w:ins>
    </w:p>
    <w:p w14:paraId="5E7422A8" w14:textId="1E8CE4C7" w:rsidR="00DC688F" w:rsidRDefault="00DC688F" w:rsidP="003234CE">
      <w:pPr>
        <w:spacing w:before="100" w:beforeAutospacing="1" w:after="100" w:afterAutospacing="1" w:line="240" w:lineRule="auto"/>
        <w:rPr>
          <w:ins w:id="86" w:author="Prathamesh Patki" w:date="2025-11-09T11:34:00Z" w16du:dateUtc="2025-11-09T06:04:00Z"/>
          <w:rFonts w:ascii="Times New Roman" w:eastAsia="Times New Roman" w:hAnsi="Times New Roman" w:cs="Times New Roman"/>
          <w:b/>
          <w:bCs/>
          <w:kern w:val="0"/>
          <w:sz w:val="24"/>
          <w:szCs w:val="24"/>
          <w:lang w:eastAsia="en-IN" w:bidi="hi-IN"/>
          <w14:ligatures w14:val="none"/>
        </w:rPr>
      </w:pPr>
      <w:ins w:id="87" w:author="Prathamesh Patki" w:date="2025-11-09T11:34:00Z" w16du:dateUtc="2025-11-09T06:04:00Z">
        <w:r>
          <w:rPr>
            <w:rFonts w:ascii="Times New Roman" w:eastAsia="Times New Roman" w:hAnsi="Times New Roman" w:cs="Times New Roman"/>
            <w:b/>
            <w:bCs/>
            <w:kern w:val="0"/>
            <w:sz w:val="24"/>
            <w:szCs w:val="24"/>
            <w:lang w:eastAsia="en-IN" w:bidi="hi-IN"/>
            <w14:ligatures w14:val="none"/>
          </w:rPr>
          <w:t>Charging CV:</w:t>
        </w:r>
      </w:ins>
      <w:ins w:id="88" w:author="Prathamesh Patki" w:date="2025-11-09T11:39:00Z" w16du:dateUtc="2025-11-09T06:09:00Z">
        <w:r w:rsidR="00C312F2">
          <w:rPr>
            <w:rFonts w:ascii="Times New Roman" w:eastAsia="Times New Roman" w:hAnsi="Times New Roman" w:cs="Times New Roman"/>
            <w:b/>
            <w:bCs/>
            <w:kern w:val="0"/>
            <w:sz w:val="24"/>
            <w:szCs w:val="24"/>
            <w:lang w:eastAsia="en-IN" w:bidi="hi-IN"/>
            <w14:ligatures w14:val="none"/>
          </w:rPr>
          <w:t xml:space="preserve"> </w:t>
        </w:r>
        <w:r w:rsidR="00C312F2" w:rsidRPr="00C312F2">
          <w:rPr>
            <w:rFonts w:ascii="Times New Roman" w:eastAsia="Times New Roman" w:hAnsi="Times New Roman" w:cs="Times New Roman"/>
            <w:kern w:val="0"/>
            <w:sz w:val="24"/>
            <w:szCs w:val="24"/>
            <w:lang w:eastAsia="en-IN" w:bidi="hi-IN"/>
            <w14:ligatures w14:val="none"/>
            <w:rPrChange w:id="89" w:author="Prathamesh Patki" w:date="2025-11-09T11:39:00Z" w16du:dateUtc="2025-11-09T06:09:00Z">
              <w:rPr>
                <w:rFonts w:ascii="Times New Roman" w:eastAsia="Times New Roman" w:hAnsi="Times New Roman" w:cs="Times New Roman"/>
                <w:b/>
                <w:bCs/>
                <w:kern w:val="0"/>
                <w:sz w:val="24"/>
                <w:szCs w:val="24"/>
                <w:lang w:eastAsia="en-IN" w:bidi="hi-IN"/>
                <w14:ligatures w14:val="none"/>
              </w:rPr>
            </w:rPrChange>
          </w:rPr>
          <w:t>When</w:t>
        </w:r>
        <w:r w:rsidR="00C312F2">
          <w:rPr>
            <w:rFonts w:ascii="Times New Roman" w:eastAsia="Times New Roman" w:hAnsi="Times New Roman" w:cs="Times New Roman"/>
            <w:kern w:val="0"/>
            <w:sz w:val="24"/>
            <w:szCs w:val="24"/>
            <w:lang w:eastAsia="en-IN" w:bidi="hi-IN"/>
            <w14:ligatures w14:val="none"/>
          </w:rPr>
          <w:t xml:space="preserve"> the voltage reaches the max CV limit, </w:t>
        </w:r>
      </w:ins>
      <w:ins w:id="90" w:author="Prathamesh Patki" w:date="2025-11-09T11:41:00Z" w16du:dateUtc="2025-11-09T06:11:00Z">
        <w:r w:rsidR="00A54D8D">
          <w:rPr>
            <w:rFonts w:ascii="Times New Roman" w:eastAsia="Times New Roman" w:hAnsi="Times New Roman" w:cs="Times New Roman"/>
            <w:kern w:val="0"/>
            <w:sz w:val="24"/>
            <w:szCs w:val="24"/>
            <w:lang w:eastAsia="en-IN" w:bidi="hi-IN"/>
            <w14:ligatures w14:val="none"/>
          </w:rPr>
          <w:t>the mode shall be Cha</w:t>
        </w:r>
      </w:ins>
      <w:ins w:id="91" w:author="Prathamesh Patki" w:date="2025-11-09T11:42:00Z" w16du:dateUtc="2025-11-09T06:12:00Z">
        <w:r w:rsidR="00A54D8D">
          <w:rPr>
            <w:rFonts w:ascii="Times New Roman" w:eastAsia="Times New Roman" w:hAnsi="Times New Roman" w:cs="Times New Roman"/>
            <w:kern w:val="0"/>
            <w:sz w:val="24"/>
            <w:szCs w:val="24"/>
            <w:lang w:eastAsia="en-IN" w:bidi="hi-IN"/>
            <w14:ligatures w14:val="none"/>
          </w:rPr>
          <w:t>rging CV. T</w:t>
        </w:r>
      </w:ins>
      <w:ins w:id="92" w:author="Prathamesh Patki" w:date="2025-11-09T11:39:00Z" w16du:dateUtc="2025-11-09T06:09:00Z">
        <w:r w:rsidR="00C312F2">
          <w:rPr>
            <w:rFonts w:ascii="Times New Roman" w:eastAsia="Times New Roman" w:hAnsi="Times New Roman" w:cs="Times New Roman"/>
            <w:kern w:val="0"/>
            <w:sz w:val="24"/>
            <w:szCs w:val="24"/>
            <w:lang w:eastAsia="en-IN" w:bidi="hi-IN"/>
            <w14:ligatures w14:val="none"/>
          </w:rPr>
          <w:t xml:space="preserve">he current demand </w:t>
        </w:r>
      </w:ins>
      <w:ins w:id="93" w:author="Prathamesh Patki" w:date="2025-11-09T11:40:00Z" w16du:dateUtc="2025-11-09T06:10:00Z">
        <w:r w:rsidR="00C312F2">
          <w:rPr>
            <w:rFonts w:ascii="Times New Roman" w:eastAsia="Times New Roman" w:hAnsi="Times New Roman" w:cs="Times New Roman"/>
            <w:kern w:val="0"/>
            <w:sz w:val="24"/>
            <w:szCs w:val="24"/>
            <w:lang w:eastAsia="en-IN" w:bidi="hi-IN"/>
            <w14:ligatures w14:val="none"/>
          </w:rPr>
          <w:t>shall be reduced so that the voltage stays within the max limit.</w:t>
        </w:r>
      </w:ins>
      <w:ins w:id="94" w:author="Prathamesh Patki" w:date="2025-11-09T11:43:00Z" w16du:dateUtc="2025-11-09T06:13:00Z">
        <w:r w:rsidR="00CF1AFC">
          <w:rPr>
            <w:rFonts w:ascii="Times New Roman" w:eastAsia="Times New Roman" w:hAnsi="Times New Roman" w:cs="Times New Roman"/>
            <w:kern w:val="0"/>
            <w:sz w:val="24"/>
            <w:szCs w:val="24"/>
            <w:lang w:eastAsia="en-IN" w:bidi="hi-IN"/>
            <w14:ligatures w14:val="none"/>
          </w:rPr>
          <w:t xml:space="preserve"> </w:t>
        </w:r>
      </w:ins>
      <w:ins w:id="95" w:author="Prathamesh Patki" w:date="2025-11-09T11:44:00Z" w16du:dateUtc="2025-11-09T06:14:00Z">
        <w:r w:rsidR="00CF1AFC">
          <w:rPr>
            <w:rFonts w:ascii="Times New Roman" w:eastAsia="Times New Roman" w:hAnsi="Times New Roman" w:cs="Times New Roman"/>
            <w:kern w:val="0"/>
            <w:sz w:val="24"/>
            <w:szCs w:val="24"/>
            <w:lang w:eastAsia="en-IN" w:bidi="hi-IN"/>
            <w14:ligatures w14:val="none"/>
          </w:rPr>
          <w:t>The mode changes back to idle if the charger CAN messages stop.</w:t>
        </w:r>
      </w:ins>
    </w:p>
    <w:p w14:paraId="7DCD060B" w14:textId="229C14A2" w:rsidR="00DC688F" w:rsidRDefault="00DC688F" w:rsidP="003234CE">
      <w:pPr>
        <w:spacing w:before="100" w:beforeAutospacing="1" w:after="100" w:afterAutospacing="1" w:line="240" w:lineRule="auto"/>
        <w:rPr>
          <w:rFonts w:ascii="Times New Roman" w:eastAsia="Times New Roman" w:hAnsi="Times New Roman" w:cs="Times New Roman"/>
          <w:b/>
          <w:bCs/>
          <w:kern w:val="0"/>
          <w:sz w:val="24"/>
          <w:szCs w:val="24"/>
          <w:lang w:eastAsia="en-IN" w:bidi="hi-IN"/>
          <w14:ligatures w14:val="none"/>
        </w:rPr>
      </w:pPr>
      <w:ins w:id="96" w:author="Prathamesh Patki" w:date="2025-11-09T11:34:00Z" w16du:dateUtc="2025-11-09T06:04:00Z">
        <w:r>
          <w:rPr>
            <w:rFonts w:ascii="Times New Roman" w:eastAsia="Times New Roman" w:hAnsi="Times New Roman" w:cs="Times New Roman"/>
            <w:b/>
            <w:bCs/>
            <w:kern w:val="0"/>
            <w:sz w:val="24"/>
            <w:szCs w:val="24"/>
            <w:lang w:eastAsia="en-IN" w:bidi="hi-IN"/>
            <w14:ligatures w14:val="none"/>
          </w:rPr>
          <w:t>End of Charging:</w:t>
        </w:r>
      </w:ins>
      <w:ins w:id="97" w:author="Prathamesh Patki" w:date="2025-11-09T11:41:00Z" w16du:dateUtc="2025-11-09T06:11:00Z">
        <w:r w:rsidR="00A54D8D">
          <w:rPr>
            <w:rFonts w:ascii="Times New Roman" w:eastAsia="Times New Roman" w:hAnsi="Times New Roman" w:cs="Times New Roman"/>
            <w:b/>
            <w:bCs/>
            <w:kern w:val="0"/>
            <w:sz w:val="24"/>
            <w:szCs w:val="24"/>
            <w:lang w:eastAsia="en-IN" w:bidi="hi-IN"/>
            <w14:ligatures w14:val="none"/>
          </w:rPr>
          <w:t xml:space="preserve"> </w:t>
        </w:r>
        <w:r w:rsidR="00A54D8D" w:rsidRPr="00A54D8D">
          <w:rPr>
            <w:rFonts w:ascii="Times New Roman" w:eastAsia="Times New Roman" w:hAnsi="Times New Roman" w:cs="Times New Roman"/>
            <w:kern w:val="0"/>
            <w:sz w:val="24"/>
            <w:szCs w:val="24"/>
            <w:lang w:eastAsia="en-IN" w:bidi="hi-IN"/>
            <w14:ligatures w14:val="none"/>
            <w:rPrChange w:id="98" w:author="Prathamesh Patki" w:date="2025-11-09T11:41:00Z" w16du:dateUtc="2025-11-09T06:11:00Z">
              <w:rPr>
                <w:rFonts w:ascii="Times New Roman" w:eastAsia="Times New Roman" w:hAnsi="Times New Roman" w:cs="Times New Roman"/>
                <w:b/>
                <w:bCs/>
                <w:kern w:val="0"/>
                <w:sz w:val="24"/>
                <w:szCs w:val="24"/>
                <w:lang w:eastAsia="en-IN" w:bidi="hi-IN"/>
                <w14:ligatures w14:val="none"/>
              </w:rPr>
            </w:rPrChange>
          </w:rPr>
          <w:t>When t</w:t>
        </w:r>
        <w:r w:rsidR="00A54D8D">
          <w:rPr>
            <w:rFonts w:ascii="Times New Roman" w:eastAsia="Times New Roman" w:hAnsi="Times New Roman" w:cs="Times New Roman"/>
            <w:kern w:val="0"/>
            <w:sz w:val="24"/>
            <w:szCs w:val="24"/>
            <w:lang w:eastAsia="en-IN" w:bidi="hi-IN"/>
            <w14:ligatures w14:val="none"/>
          </w:rPr>
          <w:t>he current get</w:t>
        </w:r>
      </w:ins>
      <w:ins w:id="99" w:author="Prathamesh Patki" w:date="2025-11-09T11:42:00Z" w16du:dateUtc="2025-11-09T06:12:00Z">
        <w:r w:rsidR="00712EB8">
          <w:rPr>
            <w:rFonts w:ascii="Times New Roman" w:eastAsia="Times New Roman" w:hAnsi="Times New Roman" w:cs="Times New Roman"/>
            <w:kern w:val="0"/>
            <w:sz w:val="24"/>
            <w:szCs w:val="24"/>
            <w:lang w:eastAsia="en-IN" w:bidi="hi-IN"/>
            <w14:ligatures w14:val="none"/>
          </w:rPr>
          <w:t>s</w:t>
        </w:r>
      </w:ins>
      <w:ins w:id="100" w:author="Prathamesh Patki" w:date="2025-11-09T11:41:00Z" w16du:dateUtc="2025-11-09T06:11:00Z">
        <w:r w:rsidR="00A54D8D">
          <w:rPr>
            <w:rFonts w:ascii="Times New Roman" w:eastAsia="Times New Roman" w:hAnsi="Times New Roman" w:cs="Times New Roman"/>
            <w:kern w:val="0"/>
            <w:sz w:val="24"/>
            <w:szCs w:val="24"/>
            <w:lang w:eastAsia="en-IN" w:bidi="hi-IN"/>
            <w14:ligatures w14:val="none"/>
          </w:rPr>
          <w:t xml:space="preserve"> deduced to a certain limit</w:t>
        </w:r>
      </w:ins>
      <w:ins w:id="101" w:author="Prathamesh Patki" w:date="2025-11-09T11:42:00Z" w16du:dateUtc="2025-11-09T06:12:00Z">
        <w:r w:rsidR="00712EB8">
          <w:rPr>
            <w:rFonts w:ascii="Times New Roman" w:eastAsia="Times New Roman" w:hAnsi="Times New Roman" w:cs="Times New Roman"/>
            <w:kern w:val="0"/>
            <w:sz w:val="24"/>
            <w:szCs w:val="24"/>
            <w:lang w:eastAsia="en-IN" w:bidi="hi-IN"/>
            <w14:ligatures w14:val="none"/>
          </w:rPr>
          <w:t xml:space="preserve"> to maintain the max voltage, the mode shall be End of Charging. The </w:t>
        </w:r>
      </w:ins>
      <w:ins w:id="102" w:author="Prathamesh Patki" w:date="2025-11-09T11:43:00Z" w16du:dateUtc="2025-11-09T06:13:00Z">
        <w:r w:rsidR="00712EB8">
          <w:rPr>
            <w:rFonts w:ascii="Times New Roman" w:eastAsia="Times New Roman" w:hAnsi="Times New Roman" w:cs="Times New Roman"/>
            <w:kern w:val="0"/>
            <w:sz w:val="24"/>
            <w:szCs w:val="24"/>
            <w:lang w:eastAsia="en-IN" w:bidi="hi-IN"/>
            <w14:ligatures w14:val="none"/>
          </w:rPr>
          <w:t>mode changes back to idle when CAN message from charger are stopped.</w:t>
        </w:r>
      </w:ins>
    </w:p>
    <w:p w14:paraId="02A030E2" w14:textId="10E0B83D" w:rsidR="003234CE" w:rsidRDefault="003234CE" w:rsidP="003234CE">
      <w:pPr>
        <w:spacing w:before="100" w:beforeAutospacing="1" w:after="100" w:afterAutospacing="1" w:line="240" w:lineRule="auto"/>
        <w:rPr>
          <w:rFonts w:ascii="Times New Roman" w:eastAsia="Times New Roman" w:hAnsi="Times New Roman" w:cs="Times New Roman"/>
          <w:b/>
          <w:bCs/>
          <w:kern w:val="0"/>
          <w:sz w:val="24"/>
          <w:szCs w:val="24"/>
          <w:lang w:eastAsia="en-IN" w:bidi="hi-IN"/>
          <w14:ligatures w14:val="none"/>
        </w:rPr>
      </w:pPr>
      <w:r>
        <w:rPr>
          <w:rFonts w:ascii="Times New Roman" w:eastAsia="Times New Roman" w:hAnsi="Times New Roman" w:cs="Times New Roman"/>
          <w:b/>
          <w:bCs/>
          <w:kern w:val="0"/>
          <w:sz w:val="24"/>
          <w:szCs w:val="24"/>
          <w:lang w:eastAsia="en-IN" w:bidi="hi-IN"/>
          <w14:ligatures w14:val="none"/>
        </w:rPr>
        <w:t>Vehicle Controller</w:t>
      </w:r>
    </w:p>
    <w:p w14:paraId="6EF8740C" w14:textId="7930ACD1" w:rsidR="00E1030E" w:rsidRDefault="00E1030E" w:rsidP="003234CE">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FF221C">
        <w:rPr>
          <w:rFonts w:ascii="Times New Roman" w:eastAsia="Times New Roman" w:hAnsi="Times New Roman" w:cs="Times New Roman"/>
          <w:kern w:val="0"/>
          <w:sz w:val="24"/>
          <w:szCs w:val="24"/>
          <w:lang w:eastAsia="en-IN" w:bidi="hi-IN"/>
          <w14:ligatures w14:val="none"/>
        </w:rPr>
        <w:t>The</w:t>
      </w:r>
      <w:r>
        <w:rPr>
          <w:rFonts w:ascii="Times New Roman" w:eastAsia="Times New Roman" w:hAnsi="Times New Roman" w:cs="Times New Roman"/>
          <w:kern w:val="0"/>
          <w:sz w:val="24"/>
          <w:szCs w:val="24"/>
          <w:lang w:eastAsia="en-IN" w:bidi="hi-IN"/>
          <w14:ligatures w14:val="none"/>
        </w:rPr>
        <w:t xml:space="preserve"> various modes of the vehicle controller module</w:t>
      </w:r>
      <w:r w:rsidRPr="00FF221C">
        <w:rPr>
          <w:rFonts w:ascii="Times New Roman" w:eastAsia="Times New Roman" w:hAnsi="Times New Roman" w:cs="Times New Roman"/>
          <w:kern w:val="0"/>
          <w:sz w:val="24"/>
          <w:szCs w:val="24"/>
          <w:lang w:eastAsia="en-IN" w:bidi="hi-IN"/>
          <w14:ligatures w14:val="none"/>
        </w:rPr>
        <w:t xml:space="preserve"> </w:t>
      </w:r>
      <w:r>
        <w:rPr>
          <w:rFonts w:ascii="Times New Roman" w:eastAsia="Times New Roman" w:hAnsi="Times New Roman" w:cs="Times New Roman"/>
          <w:kern w:val="0"/>
          <w:sz w:val="24"/>
          <w:szCs w:val="24"/>
          <w:lang w:eastAsia="en-IN" w:bidi="hi-IN"/>
          <w14:ligatures w14:val="none"/>
        </w:rPr>
        <w:t>are as follows</w:t>
      </w:r>
    </w:p>
    <w:p w14:paraId="3F61B52B" w14:textId="50B4CA8D" w:rsidR="00E1030E" w:rsidRDefault="007F1A76" w:rsidP="003234CE">
      <w:pPr>
        <w:spacing w:before="100" w:beforeAutospacing="1" w:after="100" w:afterAutospacing="1" w:line="240" w:lineRule="auto"/>
        <w:rPr>
          <w:rFonts w:ascii="Times New Roman" w:eastAsia="Times New Roman" w:hAnsi="Times New Roman" w:cs="Times New Roman"/>
          <w:b/>
          <w:bCs/>
          <w:kern w:val="0"/>
          <w:sz w:val="24"/>
          <w:szCs w:val="24"/>
          <w:lang w:eastAsia="en-IN" w:bidi="hi-IN"/>
          <w14:ligatures w14:val="none"/>
        </w:rPr>
      </w:pPr>
      <w:ins w:id="103" w:author="Prathamesh Patki" w:date="2025-11-09T09:26:00Z" w16du:dateUtc="2025-11-09T03:56:00Z">
        <w:r>
          <w:rPr>
            <w:rFonts w:ascii="Times New Roman" w:eastAsia="Times New Roman" w:hAnsi="Times New Roman" w:cs="Times New Roman"/>
            <w:b/>
            <w:bCs/>
            <w:noProof/>
            <w:kern w:val="0"/>
            <w:sz w:val="24"/>
            <w:szCs w:val="24"/>
            <w:lang w:eastAsia="en-IN" w:bidi="hi-IN"/>
            <w14:ligatures w14:val="none"/>
          </w:rPr>
          <w:lastRenderedPageBreak/>
          <w:drawing>
            <wp:inline distT="0" distB="0" distL="0" distR="0" wp14:anchorId="126E17C0" wp14:editId="660B01AC">
              <wp:extent cx="5534025" cy="3557443"/>
              <wp:effectExtent l="0" t="0" r="0" b="5080"/>
              <wp:docPr id="2129096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555011" cy="3570934"/>
                      </a:xfrm>
                      <a:prstGeom prst="rect">
                        <a:avLst/>
                      </a:prstGeom>
                      <a:noFill/>
                    </pic:spPr>
                  </pic:pic>
                </a:graphicData>
              </a:graphic>
            </wp:inline>
          </w:drawing>
        </w:r>
      </w:ins>
    </w:p>
    <w:p w14:paraId="688BF790" w14:textId="0F2C9B81" w:rsidR="0087349E" w:rsidDel="007F1A76" w:rsidRDefault="00E73DB2" w:rsidP="003234CE">
      <w:pPr>
        <w:spacing w:before="100" w:beforeAutospacing="1" w:after="100" w:afterAutospacing="1" w:line="240" w:lineRule="auto"/>
        <w:rPr>
          <w:del w:id="104" w:author="Prathamesh Patki" w:date="2025-11-09T09:27:00Z" w16du:dateUtc="2025-11-09T03:57:00Z"/>
          <w:rFonts w:ascii="Times New Roman" w:eastAsia="Times New Roman" w:hAnsi="Times New Roman" w:cs="Times New Roman"/>
          <w:b/>
          <w:bCs/>
          <w:kern w:val="0"/>
          <w:sz w:val="24"/>
          <w:szCs w:val="24"/>
          <w:lang w:eastAsia="en-IN" w:bidi="hi-IN"/>
          <w14:ligatures w14:val="none"/>
        </w:rPr>
      </w:pPr>
      <w:del w:id="105" w:author="Prathamesh Patki" w:date="2025-11-09T09:25:00Z" w16du:dateUtc="2025-11-09T03:55:00Z">
        <w:r w:rsidDel="00400C06">
          <w:rPr>
            <w:rFonts w:ascii="Times New Roman" w:eastAsia="Times New Roman" w:hAnsi="Times New Roman" w:cs="Times New Roman"/>
            <w:b/>
            <w:bCs/>
            <w:noProof/>
            <w:kern w:val="0"/>
            <w:sz w:val="24"/>
            <w:szCs w:val="24"/>
            <w:lang w:eastAsia="en-IN" w:bidi="hi-IN"/>
            <w14:ligatures w14:val="none"/>
          </w:rPr>
          <w:drawing>
            <wp:inline distT="0" distB="0" distL="0" distR="0" wp14:anchorId="3B6132D1" wp14:editId="69F13855">
              <wp:extent cx="5405069" cy="3154680"/>
              <wp:effectExtent l="0" t="0" r="5715" b="7620"/>
              <wp:docPr id="20649217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428140" cy="3168146"/>
                      </a:xfrm>
                      <a:prstGeom prst="rect">
                        <a:avLst/>
                      </a:prstGeom>
                      <a:noFill/>
                    </pic:spPr>
                  </pic:pic>
                </a:graphicData>
              </a:graphic>
            </wp:inline>
          </w:drawing>
        </w:r>
      </w:del>
    </w:p>
    <w:p w14:paraId="4AF42A91" w14:textId="095E9C2D" w:rsidR="00ED4529" w:rsidRDefault="00EC30B6" w:rsidP="00ED4529">
      <w:pPr>
        <w:spacing w:before="100" w:beforeAutospacing="1" w:after="100" w:afterAutospacing="1" w:line="240" w:lineRule="auto"/>
        <w:rPr>
          <w:rFonts w:ascii="Times New Roman" w:eastAsia="Times New Roman" w:hAnsi="Times New Roman" w:cs="Times New Roman"/>
          <w:b/>
          <w:bCs/>
          <w:kern w:val="0"/>
          <w:sz w:val="24"/>
          <w:szCs w:val="24"/>
          <w:lang w:eastAsia="en-IN" w:bidi="hi-IN"/>
          <w14:ligatures w14:val="none"/>
        </w:rPr>
      </w:pPr>
      <w:r>
        <w:rPr>
          <w:rFonts w:ascii="Times New Roman" w:eastAsia="Times New Roman" w:hAnsi="Times New Roman" w:cs="Times New Roman"/>
          <w:b/>
          <w:bCs/>
          <w:kern w:val="0"/>
          <w:sz w:val="24"/>
          <w:szCs w:val="24"/>
          <w:lang w:eastAsia="en-IN" w:bidi="hi-IN"/>
          <w14:ligatures w14:val="none"/>
        </w:rPr>
        <w:t>INIT/POST:</w:t>
      </w:r>
      <w:r w:rsidR="00ED4529">
        <w:rPr>
          <w:rFonts w:ascii="Times New Roman" w:eastAsia="Times New Roman" w:hAnsi="Times New Roman" w:cs="Times New Roman"/>
          <w:b/>
          <w:bCs/>
          <w:kern w:val="0"/>
          <w:sz w:val="24"/>
          <w:szCs w:val="24"/>
          <w:lang w:eastAsia="en-IN" w:bidi="hi-IN"/>
          <w14:ligatures w14:val="none"/>
        </w:rPr>
        <w:t xml:space="preserve"> </w:t>
      </w:r>
      <w:r w:rsidR="00ED4529" w:rsidRPr="002C12F4">
        <w:rPr>
          <w:rFonts w:ascii="Times New Roman" w:eastAsia="Times New Roman" w:hAnsi="Times New Roman" w:cs="Times New Roman"/>
          <w:kern w:val="0"/>
          <w:sz w:val="24"/>
          <w:szCs w:val="24"/>
          <w:lang w:eastAsia="en-IN" w:bidi="hi-IN"/>
          <w14:ligatures w14:val="none"/>
        </w:rPr>
        <w:t xml:space="preserve">On </w:t>
      </w:r>
      <w:r w:rsidR="00ED4529">
        <w:rPr>
          <w:rFonts w:ascii="Times New Roman" w:eastAsia="Times New Roman" w:hAnsi="Times New Roman" w:cs="Times New Roman"/>
          <w:kern w:val="0"/>
          <w:sz w:val="24"/>
          <w:szCs w:val="24"/>
          <w:lang w:eastAsia="en-IN" w:bidi="hi-IN"/>
          <w14:ligatures w14:val="none"/>
        </w:rPr>
        <w:t>a power-up, the VCU software shall be in INIT/Power-On Self Test (POST) mode where it will initialize the device drivers, variables and execute the calibration and self-test routines.</w:t>
      </w:r>
    </w:p>
    <w:p w14:paraId="1C46234C" w14:textId="3F6556E1" w:rsidR="00EC30B6" w:rsidRDefault="00EC30B6" w:rsidP="003234CE">
      <w:pPr>
        <w:spacing w:before="100" w:beforeAutospacing="1" w:after="100" w:afterAutospacing="1" w:line="240" w:lineRule="auto"/>
        <w:rPr>
          <w:rFonts w:ascii="Times New Roman" w:eastAsia="Times New Roman" w:hAnsi="Times New Roman" w:cs="Times New Roman"/>
          <w:b/>
          <w:bCs/>
          <w:kern w:val="0"/>
          <w:sz w:val="24"/>
          <w:szCs w:val="24"/>
          <w:lang w:eastAsia="en-IN" w:bidi="hi-IN"/>
          <w14:ligatures w14:val="none"/>
        </w:rPr>
      </w:pPr>
      <w:r>
        <w:rPr>
          <w:rFonts w:ascii="Times New Roman" w:eastAsia="Times New Roman" w:hAnsi="Times New Roman" w:cs="Times New Roman"/>
          <w:b/>
          <w:bCs/>
          <w:kern w:val="0"/>
          <w:sz w:val="24"/>
          <w:szCs w:val="24"/>
          <w:lang w:eastAsia="en-IN" w:bidi="hi-IN"/>
          <w14:ligatures w14:val="none"/>
        </w:rPr>
        <w:t>IDLE:</w:t>
      </w:r>
      <w:r w:rsidR="00DF5D4B">
        <w:rPr>
          <w:rFonts w:ascii="Times New Roman" w:eastAsia="Times New Roman" w:hAnsi="Times New Roman" w:cs="Times New Roman"/>
          <w:b/>
          <w:bCs/>
          <w:kern w:val="0"/>
          <w:sz w:val="24"/>
          <w:szCs w:val="24"/>
          <w:lang w:eastAsia="en-IN" w:bidi="hi-IN"/>
          <w14:ligatures w14:val="none"/>
        </w:rPr>
        <w:t xml:space="preserve"> </w:t>
      </w:r>
      <w:r w:rsidR="00DF5D4B">
        <w:rPr>
          <w:rFonts w:ascii="Times New Roman" w:eastAsia="Times New Roman" w:hAnsi="Times New Roman" w:cs="Times New Roman"/>
          <w:kern w:val="0"/>
          <w:sz w:val="24"/>
          <w:szCs w:val="24"/>
          <w:lang w:eastAsia="en-IN" w:bidi="hi-IN"/>
          <w14:ligatures w14:val="none"/>
        </w:rPr>
        <w:t>IDLE shall be the default mode of the VCU software in normal operation where it will check for the conditions to go into other modes</w:t>
      </w:r>
    </w:p>
    <w:p w14:paraId="7FC63053" w14:textId="6914FC5E" w:rsidR="00EC30B6" w:rsidRDefault="00EC30B6" w:rsidP="003234CE">
      <w:pPr>
        <w:spacing w:before="100" w:beforeAutospacing="1" w:after="100" w:afterAutospacing="1" w:line="240" w:lineRule="auto"/>
        <w:rPr>
          <w:rFonts w:ascii="Times New Roman" w:eastAsia="Times New Roman" w:hAnsi="Times New Roman" w:cs="Times New Roman"/>
          <w:b/>
          <w:bCs/>
          <w:kern w:val="0"/>
          <w:sz w:val="24"/>
          <w:szCs w:val="24"/>
          <w:lang w:eastAsia="en-IN" w:bidi="hi-IN"/>
          <w14:ligatures w14:val="none"/>
        </w:rPr>
      </w:pPr>
      <w:r>
        <w:rPr>
          <w:rFonts w:ascii="Times New Roman" w:eastAsia="Times New Roman" w:hAnsi="Times New Roman" w:cs="Times New Roman"/>
          <w:b/>
          <w:bCs/>
          <w:kern w:val="0"/>
          <w:sz w:val="24"/>
          <w:szCs w:val="24"/>
          <w:lang w:eastAsia="en-IN" w:bidi="hi-IN"/>
          <w14:ligatures w14:val="none"/>
        </w:rPr>
        <w:t>PRECHARGE-CONTACTOR-DRIVE:</w:t>
      </w:r>
      <w:r w:rsidR="003A3374">
        <w:rPr>
          <w:rFonts w:ascii="Times New Roman" w:eastAsia="Times New Roman" w:hAnsi="Times New Roman" w:cs="Times New Roman"/>
          <w:b/>
          <w:bCs/>
          <w:kern w:val="0"/>
          <w:sz w:val="24"/>
          <w:szCs w:val="24"/>
          <w:lang w:eastAsia="en-IN" w:bidi="hi-IN"/>
          <w14:ligatures w14:val="none"/>
        </w:rPr>
        <w:t xml:space="preserve"> </w:t>
      </w:r>
      <w:r w:rsidR="003A3374" w:rsidRPr="003A3374">
        <w:rPr>
          <w:rFonts w:ascii="Times New Roman" w:eastAsia="Times New Roman" w:hAnsi="Times New Roman" w:cs="Times New Roman"/>
          <w:kern w:val="0"/>
          <w:sz w:val="24"/>
          <w:szCs w:val="24"/>
          <w:lang w:eastAsia="en-IN" w:bidi="hi-IN"/>
          <w14:ligatures w14:val="none"/>
        </w:rPr>
        <w:t xml:space="preserve">Whenever </w:t>
      </w:r>
      <w:r w:rsidR="003A3374">
        <w:rPr>
          <w:rFonts w:ascii="Times New Roman" w:eastAsia="Times New Roman" w:hAnsi="Times New Roman" w:cs="Times New Roman"/>
          <w:kern w:val="0"/>
          <w:sz w:val="24"/>
          <w:szCs w:val="24"/>
          <w:lang w:eastAsia="en-IN" w:bidi="hi-IN"/>
          <w14:ligatures w14:val="none"/>
        </w:rPr>
        <w:t>ignition is turned ON or charger is connected, the mode shall be switched in the sequence PRECHARGE (precharge relay is turned ON) – CONTACTOR (precharge relay is turned off and contactor is turned on) – DRIVE (ready to drive)</w:t>
      </w:r>
    </w:p>
    <w:p w14:paraId="5DE62616" w14:textId="5323FC62" w:rsidR="00EC30B6" w:rsidRDefault="00EC30B6" w:rsidP="003234CE">
      <w:pPr>
        <w:spacing w:before="100" w:beforeAutospacing="1" w:after="100" w:afterAutospacing="1" w:line="240" w:lineRule="auto"/>
        <w:rPr>
          <w:rFonts w:ascii="Times New Roman" w:eastAsia="Times New Roman" w:hAnsi="Times New Roman" w:cs="Times New Roman"/>
          <w:b/>
          <w:bCs/>
          <w:kern w:val="0"/>
          <w:sz w:val="24"/>
          <w:szCs w:val="24"/>
          <w:lang w:eastAsia="en-IN" w:bidi="hi-IN"/>
          <w14:ligatures w14:val="none"/>
        </w:rPr>
      </w:pPr>
      <w:r>
        <w:rPr>
          <w:rFonts w:ascii="Times New Roman" w:eastAsia="Times New Roman" w:hAnsi="Times New Roman" w:cs="Times New Roman"/>
          <w:b/>
          <w:bCs/>
          <w:kern w:val="0"/>
          <w:sz w:val="24"/>
          <w:szCs w:val="24"/>
          <w:lang w:eastAsia="en-IN" w:bidi="hi-IN"/>
          <w14:ligatures w14:val="none"/>
        </w:rPr>
        <w:t>IMMOB</w:t>
      </w:r>
      <w:r w:rsidR="002A58F8">
        <w:rPr>
          <w:rFonts w:ascii="Times New Roman" w:eastAsia="Times New Roman" w:hAnsi="Times New Roman" w:cs="Times New Roman"/>
          <w:b/>
          <w:bCs/>
          <w:kern w:val="0"/>
          <w:sz w:val="24"/>
          <w:szCs w:val="24"/>
          <w:lang w:eastAsia="en-IN" w:bidi="hi-IN"/>
          <w14:ligatures w14:val="none"/>
        </w:rPr>
        <w:t>I</w:t>
      </w:r>
      <w:r>
        <w:rPr>
          <w:rFonts w:ascii="Times New Roman" w:eastAsia="Times New Roman" w:hAnsi="Times New Roman" w:cs="Times New Roman"/>
          <w:b/>
          <w:bCs/>
          <w:kern w:val="0"/>
          <w:sz w:val="24"/>
          <w:szCs w:val="24"/>
          <w:lang w:eastAsia="en-IN" w:bidi="hi-IN"/>
          <w14:ligatures w14:val="none"/>
        </w:rPr>
        <w:t>LIZE:</w:t>
      </w:r>
      <w:r w:rsidR="003A3374">
        <w:rPr>
          <w:rFonts w:ascii="Times New Roman" w:eastAsia="Times New Roman" w:hAnsi="Times New Roman" w:cs="Times New Roman"/>
          <w:b/>
          <w:bCs/>
          <w:kern w:val="0"/>
          <w:sz w:val="24"/>
          <w:szCs w:val="24"/>
          <w:lang w:eastAsia="en-IN" w:bidi="hi-IN"/>
          <w14:ligatures w14:val="none"/>
        </w:rPr>
        <w:t xml:space="preserve"> </w:t>
      </w:r>
      <w:r w:rsidR="003A3374" w:rsidRPr="003A3374">
        <w:rPr>
          <w:rFonts w:ascii="Times New Roman" w:eastAsia="Times New Roman" w:hAnsi="Times New Roman" w:cs="Times New Roman"/>
          <w:kern w:val="0"/>
          <w:sz w:val="24"/>
          <w:szCs w:val="24"/>
          <w:lang w:eastAsia="en-IN" w:bidi="hi-IN"/>
          <w14:ligatures w14:val="none"/>
        </w:rPr>
        <w:t xml:space="preserve">In </w:t>
      </w:r>
      <w:r w:rsidR="003A3374">
        <w:rPr>
          <w:rFonts w:ascii="Times New Roman" w:eastAsia="Times New Roman" w:hAnsi="Times New Roman" w:cs="Times New Roman"/>
          <w:kern w:val="0"/>
          <w:sz w:val="24"/>
          <w:szCs w:val="24"/>
          <w:lang w:eastAsia="en-IN" w:bidi="hi-IN"/>
          <w14:ligatures w14:val="none"/>
        </w:rPr>
        <w:t>DRIVE</w:t>
      </w:r>
      <w:r w:rsidR="003A3374" w:rsidRPr="003A3374">
        <w:rPr>
          <w:rFonts w:ascii="Times New Roman" w:eastAsia="Times New Roman" w:hAnsi="Times New Roman" w:cs="Times New Roman"/>
          <w:kern w:val="0"/>
          <w:sz w:val="24"/>
          <w:szCs w:val="24"/>
          <w:lang w:eastAsia="en-IN" w:bidi="hi-IN"/>
          <w14:ligatures w14:val="none"/>
        </w:rPr>
        <w:t xml:space="preserve"> mode</w:t>
      </w:r>
      <w:r w:rsidR="003A3374">
        <w:rPr>
          <w:rFonts w:ascii="Times New Roman" w:eastAsia="Times New Roman" w:hAnsi="Times New Roman" w:cs="Times New Roman"/>
          <w:kern w:val="0"/>
          <w:sz w:val="24"/>
          <w:szCs w:val="24"/>
          <w:lang w:eastAsia="en-IN" w:bidi="hi-IN"/>
          <w14:ligatures w14:val="none"/>
        </w:rPr>
        <w:t xml:space="preserve"> if </w:t>
      </w:r>
      <w:r w:rsidR="002A58F8">
        <w:rPr>
          <w:rFonts w:ascii="Times New Roman" w:eastAsia="Times New Roman" w:hAnsi="Times New Roman" w:cs="Times New Roman"/>
          <w:kern w:val="0"/>
          <w:sz w:val="24"/>
          <w:szCs w:val="24"/>
          <w:lang w:eastAsia="en-IN" w:bidi="hi-IN"/>
          <w14:ligatures w14:val="none"/>
        </w:rPr>
        <w:t>immobilize</w:t>
      </w:r>
      <w:r w:rsidR="003A3374">
        <w:rPr>
          <w:rFonts w:ascii="Times New Roman" w:eastAsia="Times New Roman" w:hAnsi="Times New Roman" w:cs="Times New Roman"/>
          <w:kern w:val="0"/>
          <w:sz w:val="24"/>
          <w:szCs w:val="24"/>
          <w:lang w:eastAsia="en-IN" w:bidi="hi-IN"/>
          <w14:ligatures w14:val="none"/>
        </w:rPr>
        <w:t xml:space="preserve"> command is received through telematics or charger is connected the VCU mode shall be IMMOBALIZE where vehicle shall not be allowed to move.</w:t>
      </w:r>
    </w:p>
    <w:p w14:paraId="260D186D" w14:textId="37E0C42D" w:rsidR="00EC30B6" w:rsidRDefault="00EC30B6" w:rsidP="003234CE">
      <w:pPr>
        <w:spacing w:before="100" w:beforeAutospacing="1" w:after="100" w:afterAutospacing="1" w:line="240" w:lineRule="auto"/>
        <w:rPr>
          <w:rFonts w:ascii="Times New Roman" w:eastAsia="Times New Roman" w:hAnsi="Times New Roman" w:cs="Times New Roman"/>
          <w:b/>
          <w:bCs/>
          <w:kern w:val="0"/>
          <w:sz w:val="24"/>
          <w:szCs w:val="24"/>
          <w:lang w:eastAsia="en-IN" w:bidi="hi-IN"/>
          <w14:ligatures w14:val="none"/>
        </w:rPr>
      </w:pPr>
      <w:r>
        <w:rPr>
          <w:rFonts w:ascii="Times New Roman" w:eastAsia="Times New Roman" w:hAnsi="Times New Roman" w:cs="Times New Roman"/>
          <w:b/>
          <w:bCs/>
          <w:kern w:val="0"/>
          <w:sz w:val="24"/>
          <w:szCs w:val="24"/>
          <w:lang w:eastAsia="en-IN" w:bidi="hi-IN"/>
          <w14:ligatures w14:val="none"/>
        </w:rPr>
        <w:t>FAULT:</w:t>
      </w:r>
      <w:r w:rsidR="00513370">
        <w:rPr>
          <w:rFonts w:ascii="Times New Roman" w:eastAsia="Times New Roman" w:hAnsi="Times New Roman" w:cs="Times New Roman"/>
          <w:b/>
          <w:bCs/>
          <w:kern w:val="0"/>
          <w:sz w:val="24"/>
          <w:szCs w:val="24"/>
          <w:lang w:eastAsia="en-IN" w:bidi="hi-IN"/>
          <w14:ligatures w14:val="none"/>
        </w:rPr>
        <w:t xml:space="preserve"> </w:t>
      </w:r>
      <w:r w:rsidR="00513370" w:rsidRPr="001E630F">
        <w:rPr>
          <w:rFonts w:ascii="Times New Roman" w:eastAsia="Times New Roman" w:hAnsi="Times New Roman" w:cs="Times New Roman"/>
          <w:kern w:val="0"/>
          <w:sz w:val="24"/>
          <w:szCs w:val="24"/>
          <w:lang w:eastAsia="en-IN" w:bidi="hi-IN"/>
          <w14:ligatures w14:val="none"/>
        </w:rPr>
        <w:t xml:space="preserve">If any </w:t>
      </w:r>
      <w:r w:rsidR="00513370">
        <w:rPr>
          <w:rFonts w:ascii="Times New Roman" w:eastAsia="Times New Roman" w:hAnsi="Times New Roman" w:cs="Times New Roman"/>
          <w:kern w:val="0"/>
          <w:sz w:val="24"/>
          <w:szCs w:val="24"/>
          <w:lang w:eastAsia="en-IN" w:bidi="hi-IN"/>
          <w14:ligatures w14:val="none"/>
        </w:rPr>
        <w:t xml:space="preserve">critical </w:t>
      </w:r>
      <w:r w:rsidR="00513370" w:rsidRPr="001E630F">
        <w:rPr>
          <w:rFonts w:ascii="Times New Roman" w:eastAsia="Times New Roman" w:hAnsi="Times New Roman" w:cs="Times New Roman"/>
          <w:kern w:val="0"/>
          <w:sz w:val="24"/>
          <w:szCs w:val="24"/>
          <w:lang w:eastAsia="en-IN" w:bidi="hi-IN"/>
          <w14:ligatures w14:val="none"/>
        </w:rPr>
        <w:t xml:space="preserve">fault </w:t>
      </w:r>
      <w:r w:rsidR="00513370">
        <w:rPr>
          <w:rFonts w:ascii="Times New Roman" w:eastAsia="Times New Roman" w:hAnsi="Times New Roman" w:cs="Times New Roman"/>
          <w:kern w:val="0"/>
          <w:sz w:val="24"/>
          <w:szCs w:val="24"/>
          <w:lang w:eastAsia="en-IN" w:bidi="hi-IN"/>
          <w14:ligatures w14:val="none"/>
        </w:rPr>
        <w:t xml:space="preserve">is detected the VCU software shall go to FAULT mode and disconnect the </w:t>
      </w:r>
      <w:r w:rsidR="00D615BB">
        <w:rPr>
          <w:rFonts w:ascii="Times New Roman" w:eastAsia="Times New Roman" w:hAnsi="Times New Roman" w:cs="Times New Roman"/>
          <w:kern w:val="0"/>
          <w:sz w:val="24"/>
          <w:szCs w:val="24"/>
          <w:lang w:eastAsia="en-IN" w:bidi="hi-IN"/>
          <w14:ligatures w14:val="none"/>
        </w:rPr>
        <w:t xml:space="preserve">battery </w:t>
      </w:r>
      <w:r w:rsidR="00513370">
        <w:rPr>
          <w:rFonts w:ascii="Times New Roman" w:eastAsia="Times New Roman" w:hAnsi="Times New Roman" w:cs="Times New Roman"/>
          <w:kern w:val="0"/>
          <w:sz w:val="24"/>
          <w:szCs w:val="24"/>
          <w:lang w:eastAsia="en-IN" w:bidi="hi-IN"/>
          <w14:ligatures w14:val="none"/>
        </w:rPr>
        <w:t>output</w:t>
      </w:r>
      <w:r w:rsidR="00D615BB">
        <w:rPr>
          <w:rFonts w:ascii="Times New Roman" w:eastAsia="Times New Roman" w:hAnsi="Times New Roman" w:cs="Times New Roman"/>
          <w:kern w:val="0"/>
          <w:sz w:val="24"/>
          <w:szCs w:val="24"/>
          <w:lang w:eastAsia="en-IN" w:bidi="hi-IN"/>
          <w14:ligatures w14:val="none"/>
        </w:rPr>
        <w:t>, or disable the motor controller</w:t>
      </w:r>
      <w:r w:rsidR="00513370">
        <w:rPr>
          <w:rFonts w:ascii="Times New Roman" w:eastAsia="Times New Roman" w:hAnsi="Times New Roman" w:cs="Times New Roman"/>
          <w:kern w:val="0"/>
          <w:sz w:val="24"/>
          <w:szCs w:val="24"/>
          <w:lang w:eastAsia="en-IN" w:bidi="hi-IN"/>
          <w14:ligatures w14:val="none"/>
        </w:rPr>
        <w:t>. It shall capture a copy of the dataset during the fault before trying a fault reset.</w:t>
      </w:r>
    </w:p>
    <w:p w14:paraId="31A6957C" w14:textId="59F76A1A" w:rsidR="00EC30B6" w:rsidRDefault="00EC30B6" w:rsidP="003234CE">
      <w:pPr>
        <w:spacing w:before="100" w:beforeAutospacing="1" w:after="100" w:afterAutospacing="1" w:line="240" w:lineRule="auto"/>
        <w:rPr>
          <w:rFonts w:ascii="Times New Roman" w:eastAsia="Times New Roman" w:hAnsi="Times New Roman" w:cs="Times New Roman"/>
          <w:b/>
          <w:bCs/>
          <w:kern w:val="0"/>
          <w:sz w:val="24"/>
          <w:szCs w:val="24"/>
          <w:lang w:eastAsia="en-IN" w:bidi="hi-IN"/>
          <w14:ligatures w14:val="none"/>
        </w:rPr>
      </w:pPr>
      <w:r>
        <w:rPr>
          <w:rFonts w:ascii="Times New Roman" w:eastAsia="Times New Roman" w:hAnsi="Times New Roman" w:cs="Times New Roman"/>
          <w:b/>
          <w:bCs/>
          <w:kern w:val="0"/>
          <w:sz w:val="24"/>
          <w:szCs w:val="24"/>
          <w:lang w:eastAsia="en-IN" w:bidi="hi-IN"/>
          <w14:ligatures w14:val="none"/>
        </w:rPr>
        <w:t>FAULT RESET:</w:t>
      </w:r>
      <w:r w:rsidR="006D3A21">
        <w:rPr>
          <w:rFonts w:ascii="Times New Roman" w:eastAsia="Times New Roman" w:hAnsi="Times New Roman" w:cs="Times New Roman"/>
          <w:b/>
          <w:bCs/>
          <w:kern w:val="0"/>
          <w:sz w:val="24"/>
          <w:szCs w:val="24"/>
          <w:lang w:eastAsia="en-IN" w:bidi="hi-IN"/>
          <w14:ligatures w14:val="none"/>
        </w:rPr>
        <w:t xml:space="preserve"> </w:t>
      </w:r>
      <w:r w:rsidR="006D3A21">
        <w:rPr>
          <w:rFonts w:ascii="Times New Roman" w:eastAsia="Times New Roman" w:hAnsi="Times New Roman" w:cs="Times New Roman"/>
          <w:kern w:val="0"/>
          <w:sz w:val="24"/>
          <w:szCs w:val="24"/>
          <w:lang w:eastAsia="en-IN" w:bidi="hi-IN"/>
          <w14:ligatures w14:val="none"/>
        </w:rPr>
        <w:t>Soon after going into FAULT mode the VCU software shall go into FAULT reset mode where it clears the fault automatically and closes back the contactor, or enables the motor controller.</w:t>
      </w:r>
    </w:p>
    <w:p w14:paraId="68620144" w14:textId="07B99DB6" w:rsidR="00EC30B6" w:rsidRDefault="00EC30B6" w:rsidP="003234CE">
      <w:pPr>
        <w:spacing w:before="100" w:beforeAutospacing="1" w:after="100" w:afterAutospacing="1" w:line="240" w:lineRule="auto"/>
        <w:rPr>
          <w:rFonts w:ascii="Times New Roman" w:eastAsia="Times New Roman" w:hAnsi="Times New Roman" w:cs="Times New Roman"/>
          <w:b/>
          <w:bCs/>
          <w:kern w:val="0"/>
          <w:sz w:val="24"/>
          <w:szCs w:val="24"/>
          <w:lang w:eastAsia="en-IN" w:bidi="hi-IN"/>
          <w14:ligatures w14:val="none"/>
        </w:rPr>
      </w:pPr>
      <w:r>
        <w:rPr>
          <w:rFonts w:ascii="Times New Roman" w:eastAsia="Times New Roman" w:hAnsi="Times New Roman" w:cs="Times New Roman"/>
          <w:b/>
          <w:bCs/>
          <w:kern w:val="0"/>
          <w:sz w:val="24"/>
          <w:szCs w:val="24"/>
          <w:lang w:eastAsia="en-IN" w:bidi="hi-IN"/>
          <w14:ligatures w14:val="none"/>
        </w:rPr>
        <w:t>FAULT LATCH:</w:t>
      </w:r>
      <w:r w:rsidR="002C19A9">
        <w:rPr>
          <w:rFonts w:ascii="Times New Roman" w:eastAsia="Times New Roman" w:hAnsi="Times New Roman" w:cs="Times New Roman"/>
          <w:b/>
          <w:bCs/>
          <w:kern w:val="0"/>
          <w:sz w:val="24"/>
          <w:szCs w:val="24"/>
          <w:lang w:eastAsia="en-IN" w:bidi="hi-IN"/>
          <w14:ligatures w14:val="none"/>
        </w:rPr>
        <w:t xml:space="preserve"> </w:t>
      </w:r>
      <w:r w:rsidR="002C19A9" w:rsidRPr="006854F4">
        <w:rPr>
          <w:rFonts w:ascii="Times New Roman" w:eastAsia="Times New Roman" w:hAnsi="Times New Roman" w:cs="Times New Roman"/>
          <w:kern w:val="0"/>
          <w:sz w:val="24"/>
          <w:szCs w:val="24"/>
          <w:lang w:eastAsia="en-IN" w:bidi="hi-IN"/>
          <w14:ligatures w14:val="none"/>
        </w:rPr>
        <w:t>If</w:t>
      </w:r>
      <w:r w:rsidR="002C19A9">
        <w:rPr>
          <w:rFonts w:ascii="Times New Roman" w:eastAsia="Times New Roman" w:hAnsi="Times New Roman" w:cs="Times New Roman"/>
          <w:kern w:val="0"/>
          <w:sz w:val="24"/>
          <w:szCs w:val="24"/>
          <w:lang w:eastAsia="en-IN" w:bidi="hi-IN"/>
          <w14:ligatures w14:val="none"/>
        </w:rPr>
        <w:t xml:space="preserve"> any fault is triggered thrice within a span of 1 minute, the fault shall be latched. Turning the ignition OFF and back ON shall bring the VCU software out of this mode.</w:t>
      </w:r>
    </w:p>
    <w:p w14:paraId="421175FF" w14:textId="7E8D3CA3" w:rsidR="00EC30B6" w:rsidRDefault="00EC30B6" w:rsidP="003234CE">
      <w:pPr>
        <w:spacing w:before="100" w:beforeAutospacing="1" w:after="100" w:afterAutospacing="1" w:line="240" w:lineRule="auto"/>
        <w:rPr>
          <w:ins w:id="106" w:author="Prathamesh Patki" w:date="2025-11-09T10:24:00Z" w16du:dateUtc="2025-11-09T04:54:00Z"/>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b/>
          <w:bCs/>
          <w:kern w:val="0"/>
          <w:sz w:val="24"/>
          <w:szCs w:val="24"/>
          <w:lang w:eastAsia="en-IN" w:bidi="hi-IN"/>
          <w14:ligatures w14:val="none"/>
        </w:rPr>
        <w:lastRenderedPageBreak/>
        <w:t>SLEEP:</w:t>
      </w:r>
      <w:r w:rsidR="00E101E6">
        <w:rPr>
          <w:rFonts w:ascii="Times New Roman" w:eastAsia="Times New Roman" w:hAnsi="Times New Roman" w:cs="Times New Roman"/>
          <w:b/>
          <w:bCs/>
          <w:kern w:val="0"/>
          <w:sz w:val="24"/>
          <w:szCs w:val="24"/>
          <w:lang w:eastAsia="en-IN" w:bidi="hi-IN"/>
          <w14:ligatures w14:val="none"/>
        </w:rPr>
        <w:t xml:space="preserve"> </w:t>
      </w:r>
      <w:r w:rsidR="00E101E6" w:rsidRPr="00A442D4">
        <w:rPr>
          <w:rFonts w:ascii="Times New Roman" w:eastAsia="Times New Roman" w:hAnsi="Times New Roman" w:cs="Times New Roman"/>
          <w:kern w:val="0"/>
          <w:sz w:val="24"/>
          <w:szCs w:val="24"/>
          <w:lang w:eastAsia="en-IN" w:bidi="hi-IN"/>
          <w14:ligatures w14:val="none"/>
        </w:rPr>
        <w:t>When t</w:t>
      </w:r>
      <w:r w:rsidR="00E101E6">
        <w:rPr>
          <w:rFonts w:ascii="Times New Roman" w:eastAsia="Times New Roman" w:hAnsi="Times New Roman" w:cs="Times New Roman"/>
          <w:kern w:val="0"/>
          <w:sz w:val="24"/>
          <w:szCs w:val="24"/>
          <w:lang w:eastAsia="en-IN" w:bidi="hi-IN"/>
          <w14:ligatures w14:val="none"/>
        </w:rPr>
        <w:t xml:space="preserve">he VCU software is in IDLE state for long time, it shall move into SLEEP mode where it shall be in low power mode by disabling the peripherals. In this mode it shall communicate with the telematics device at hourly intervals to send the status. It shall come out of the SLEEP mode whenever there is an external activity like ignition </w:t>
      </w:r>
      <w:r w:rsidR="00967A00">
        <w:rPr>
          <w:rFonts w:ascii="Times New Roman" w:eastAsia="Times New Roman" w:hAnsi="Times New Roman" w:cs="Times New Roman"/>
          <w:kern w:val="0"/>
          <w:sz w:val="24"/>
          <w:szCs w:val="24"/>
          <w:lang w:eastAsia="en-IN" w:bidi="hi-IN"/>
          <w14:ligatures w14:val="none"/>
        </w:rPr>
        <w:t xml:space="preserve">ON </w:t>
      </w:r>
      <w:r w:rsidR="00E101E6">
        <w:rPr>
          <w:rFonts w:ascii="Times New Roman" w:eastAsia="Times New Roman" w:hAnsi="Times New Roman" w:cs="Times New Roman"/>
          <w:kern w:val="0"/>
          <w:sz w:val="24"/>
          <w:szCs w:val="24"/>
          <w:lang w:eastAsia="en-IN" w:bidi="hi-IN"/>
          <w14:ligatures w14:val="none"/>
        </w:rPr>
        <w:t>or charger connected.</w:t>
      </w:r>
    </w:p>
    <w:p w14:paraId="40B0F3F6" w14:textId="029D988A" w:rsidR="00E909C8" w:rsidRDefault="00E909C8" w:rsidP="003234CE">
      <w:pPr>
        <w:spacing w:before="100" w:beforeAutospacing="1" w:after="100" w:afterAutospacing="1" w:line="240" w:lineRule="auto"/>
        <w:rPr>
          <w:ins w:id="107" w:author="Prathamesh Patki" w:date="2025-11-09T10:24:00Z" w16du:dateUtc="2025-11-09T04:54:00Z"/>
          <w:rFonts w:ascii="Times New Roman" w:eastAsia="Times New Roman" w:hAnsi="Times New Roman" w:cs="Times New Roman"/>
          <w:b/>
          <w:bCs/>
          <w:kern w:val="0"/>
          <w:sz w:val="24"/>
          <w:szCs w:val="24"/>
          <w:lang w:eastAsia="en-IN" w:bidi="hi-IN"/>
          <w14:ligatures w14:val="none"/>
        </w:rPr>
      </w:pPr>
      <w:ins w:id="108" w:author="Prathamesh Patki" w:date="2025-11-09T10:24:00Z" w16du:dateUtc="2025-11-09T04:54:00Z">
        <w:r w:rsidRPr="00E909C8">
          <w:rPr>
            <w:rFonts w:ascii="Times New Roman" w:eastAsia="Times New Roman" w:hAnsi="Times New Roman" w:cs="Times New Roman"/>
            <w:b/>
            <w:bCs/>
            <w:kern w:val="0"/>
            <w:sz w:val="24"/>
            <w:szCs w:val="24"/>
            <w:lang w:eastAsia="en-IN" w:bidi="hi-IN"/>
            <w14:ligatures w14:val="none"/>
            <w:rPrChange w:id="109" w:author="Prathamesh Patki" w:date="2025-11-09T10:24:00Z" w16du:dateUtc="2025-11-09T04:54:00Z">
              <w:rPr>
                <w:rFonts w:ascii="Times New Roman" w:eastAsia="Times New Roman" w:hAnsi="Times New Roman" w:cs="Times New Roman"/>
                <w:kern w:val="0"/>
                <w:sz w:val="24"/>
                <w:szCs w:val="24"/>
                <w:lang w:eastAsia="en-IN" w:bidi="hi-IN"/>
                <w14:ligatures w14:val="none"/>
              </w:rPr>
            </w:rPrChange>
          </w:rPr>
          <w:t>VCU Drive States</w:t>
        </w:r>
      </w:ins>
    </w:p>
    <w:p w14:paraId="31CFFD5C" w14:textId="30EDBF9D" w:rsidR="00E909C8" w:rsidRPr="00E909C8" w:rsidRDefault="00E909C8" w:rsidP="003234CE">
      <w:pPr>
        <w:spacing w:before="100" w:beforeAutospacing="1" w:after="100" w:afterAutospacing="1" w:line="240" w:lineRule="auto"/>
        <w:rPr>
          <w:ins w:id="110" w:author="Prathamesh Patki" w:date="2025-11-09T10:21:00Z" w16du:dateUtc="2025-11-09T04:51:00Z"/>
          <w:rFonts w:ascii="Times New Roman" w:eastAsia="Times New Roman" w:hAnsi="Times New Roman" w:cs="Times New Roman"/>
          <w:kern w:val="0"/>
          <w:sz w:val="24"/>
          <w:szCs w:val="24"/>
          <w:lang w:eastAsia="en-IN" w:bidi="hi-IN"/>
          <w14:ligatures w14:val="none"/>
        </w:rPr>
      </w:pPr>
      <w:ins w:id="111" w:author="Prathamesh Patki" w:date="2025-11-09T10:25:00Z" w16du:dateUtc="2025-11-09T04:55:00Z">
        <w:r>
          <w:rPr>
            <w:rFonts w:ascii="Times New Roman" w:eastAsia="Times New Roman" w:hAnsi="Times New Roman" w:cs="Times New Roman"/>
            <w:kern w:val="0"/>
            <w:sz w:val="24"/>
            <w:szCs w:val="24"/>
            <w:lang w:eastAsia="en-IN" w:bidi="hi-IN"/>
            <w14:ligatures w14:val="none"/>
          </w:rPr>
          <w:t>The various mode in VCU drive mode are</w:t>
        </w:r>
        <w:r w:rsidR="00440BE3">
          <w:rPr>
            <w:rFonts w:ascii="Times New Roman" w:eastAsia="Times New Roman" w:hAnsi="Times New Roman" w:cs="Times New Roman"/>
            <w:kern w:val="0"/>
            <w:sz w:val="24"/>
            <w:szCs w:val="24"/>
            <w:lang w:eastAsia="en-IN" w:bidi="hi-IN"/>
            <w14:ligatures w14:val="none"/>
          </w:rPr>
          <w:t>:</w:t>
        </w:r>
      </w:ins>
    </w:p>
    <w:p w14:paraId="615C2D91" w14:textId="4A702C5F" w:rsidR="00134360" w:rsidRDefault="00E909C8" w:rsidP="003234CE">
      <w:pPr>
        <w:spacing w:before="100" w:beforeAutospacing="1" w:after="100" w:afterAutospacing="1" w:line="240" w:lineRule="auto"/>
        <w:rPr>
          <w:ins w:id="112" w:author="Prathamesh Patki" w:date="2025-11-09T10:31:00Z" w16du:dateUtc="2025-11-09T05:01:00Z"/>
          <w:rFonts w:ascii="Times New Roman" w:eastAsia="Times New Roman" w:hAnsi="Times New Roman" w:cs="Times New Roman"/>
          <w:kern w:val="0"/>
          <w:sz w:val="24"/>
          <w:szCs w:val="24"/>
          <w:lang w:eastAsia="en-IN" w:bidi="hi-IN"/>
          <w14:ligatures w14:val="none"/>
        </w:rPr>
      </w:pPr>
      <w:ins w:id="113" w:author="Prathamesh Patki" w:date="2025-11-09T10:24:00Z" w16du:dateUtc="2025-11-09T04:54:00Z">
        <w:r>
          <w:rPr>
            <w:rFonts w:ascii="Times New Roman" w:eastAsia="Times New Roman" w:hAnsi="Times New Roman" w:cs="Times New Roman"/>
            <w:noProof/>
            <w:kern w:val="0"/>
            <w:sz w:val="24"/>
            <w:szCs w:val="24"/>
            <w:lang w:eastAsia="en-IN" w:bidi="hi-IN"/>
            <w14:ligatures w14:val="none"/>
          </w:rPr>
          <w:drawing>
            <wp:inline distT="0" distB="0" distL="0" distR="0" wp14:anchorId="4A577307" wp14:editId="462DE684">
              <wp:extent cx="5755284" cy="2572385"/>
              <wp:effectExtent l="0" t="0" r="0" b="0"/>
              <wp:docPr id="9509406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66353" cy="2577332"/>
                      </a:xfrm>
                      <a:prstGeom prst="rect">
                        <a:avLst/>
                      </a:prstGeom>
                      <a:noFill/>
                    </pic:spPr>
                  </pic:pic>
                </a:graphicData>
              </a:graphic>
            </wp:inline>
          </w:drawing>
        </w:r>
      </w:ins>
    </w:p>
    <w:p w14:paraId="4BB23F38" w14:textId="3D6B9584" w:rsidR="00817512" w:rsidRDefault="00817512" w:rsidP="003234CE">
      <w:pPr>
        <w:spacing w:before="100" w:beforeAutospacing="1" w:after="100" w:afterAutospacing="1" w:line="240" w:lineRule="auto"/>
        <w:rPr>
          <w:ins w:id="114" w:author="Prathamesh Patki" w:date="2025-11-09T10:34:00Z" w16du:dateUtc="2025-11-09T05:04:00Z"/>
          <w:rFonts w:ascii="Times New Roman" w:eastAsia="Times New Roman" w:hAnsi="Times New Roman" w:cs="Times New Roman"/>
          <w:kern w:val="0"/>
          <w:sz w:val="24"/>
          <w:szCs w:val="24"/>
          <w:lang w:eastAsia="en-IN" w:bidi="hi-IN"/>
          <w14:ligatures w14:val="none"/>
        </w:rPr>
      </w:pPr>
      <w:ins w:id="115" w:author="Prathamesh Patki" w:date="2025-11-09T10:31:00Z" w16du:dateUtc="2025-11-09T05:01:00Z">
        <w:r w:rsidRPr="00BC773A">
          <w:rPr>
            <w:rFonts w:ascii="Times New Roman" w:eastAsia="Times New Roman" w:hAnsi="Times New Roman" w:cs="Times New Roman"/>
            <w:b/>
            <w:bCs/>
            <w:kern w:val="0"/>
            <w:sz w:val="24"/>
            <w:szCs w:val="24"/>
            <w:lang w:eastAsia="en-IN" w:bidi="hi-IN"/>
            <w14:ligatures w14:val="none"/>
            <w:rPrChange w:id="116" w:author="Prathamesh Patki" w:date="2025-11-09T11:33:00Z" w16du:dateUtc="2025-11-09T06:03:00Z">
              <w:rPr>
                <w:rFonts w:ascii="Times New Roman" w:eastAsia="Times New Roman" w:hAnsi="Times New Roman" w:cs="Times New Roman"/>
                <w:kern w:val="0"/>
                <w:sz w:val="24"/>
                <w:szCs w:val="24"/>
                <w:lang w:eastAsia="en-IN" w:bidi="hi-IN"/>
                <w14:ligatures w14:val="none"/>
              </w:rPr>
            </w:rPrChange>
          </w:rPr>
          <w:t>Neutral/Idle</w:t>
        </w:r>
      </w:ins>
      <w:ins w:id="117" w:author="Prathamesh Patki" w:date="2025-11-09T10:32:00Z" w16du:dateUtc="2025-11-09T05:02:00Z">
        <w:r w:rsidRPr="00BC773A">
          <w:rPr>
            <w:rFonts w:ascii="Times New Roman" w:eastAsia="Times New Roman" w:hAnsi="Times New Roman" w:cs="Times New Roman"/>
            <w:b/>
            <w:bCs/>
            <w:kern w:val="0"/>
            <w:sz w:val="24"/>
            <w:szCs w:val="24"/>
            <w:lang w:eastAsia="en-IN" w:bidi="hi-IN"/>
            <w14:ligatures w14:val="none"/>
            <w:rPrChange w:id="118" w:author="Prathamesh Patki" w:date="2025-11-09T11:33:00Z" w16du:dateUtc="2025-11-09T06:03:00Z">
              <w:rPr>
                <w:rFonts w:ascii="Times New Roman" w:eastAsia="Times New Roman" w:hAnsi="Times New Roman" w:cs="Times New Roman"/>
                <w:kern w:val="0"/>
                <w:sz w:val="24"/>
                <w:szCs w:val="24"/>
                <w:lang w:eastAsia="en-IN" w:bidi="hi-IN"/>
                <w14:ligatures w14:val="none"/>
              </w:rPr>
            </w:rPrChange>
          </w:rPr>
          <w:t>:</w:t>
        </w:r>
        <w:r>
          <w:rPr>
            <w:rFonts w:ascii="Times New Roman" w:eastAsia="Times New Roman" w:hAnsi="Times New Roman" w:cs="Times New Roman"/>
            <w:kern w:val="0"/>
            <w:sz w:val="24"/>
            <w:szCs w:val="24"/>
            <w:lang w:eastAsia="en-IN" w:bidi="hi-IN"/>
            <w14:ligatures w14:val="none"/>
          </w:rPr>
          <w:t xml:space="preserve"> On entering the VCU Drive mode after Ignition ON, the mode shall be Neutra</w:t>
        </w:r>
      </w:ins>
      <w:ins w:id="119" w:author="Prathamesh Patki" w:date="2025-11-09T10:33:00Z" w16du:dateUtc="2025-11-09T05:03:00Z">
        <w:r>
          <w:rPr>
            <w:rFonts w:ascii="Times New Roman" w:eastAsia="Times New Roman" w:hAnsi="Times New Roman" w:cs="Times New Roman"/>
            <w:kern w:val="0"/>
            <w:sz w:val="24"/>
            <w:szCs w:val="24"/>
            <w:lang w:eastAsia="en-IN" w:bidi="hi-IN"/>
            <w14:ligatures w14:val="none"/>
          </w:rPr>
          <w:t>l/</w:t>
        </w:r>
      </w:ins>
      <w:ins w:id="120" w:author="Prathamesh Patki" w:date="2025-11-09T10:32:00Z" w16du:dateUtc="2025-11-09T05:02:00Z">
        <w:r>
          <w:rPr>
            <w:rFonts w:ascii="Times New Roman" w:eastAsia="Times New Roman" w:hAnsi="Times New Roman" w:cs="Times New Roman"/>
            <w:kern w:val="0"/>
            <w:sz w:val="24"/>
            <w:szCs w:val="24"/>
            <w:lang w:eastAsia="en-IN" w:bidi="hi-IN"/>
            <w14:ligatures w14:val="none"/>
          </w:rPr>
          <w:t>Idle</w:t>
        </w:r>
      </w:ins>
      <w:ins w:id="121" w:author="Prathamesh Patki" w:date="2025-11-09T10:33:00Z" w16du:dateUtc="2025-11-09T05:03:00Z">
        <w:r>
          <w:rPr>
            <w:rFonts w:ascii="Times New Roman" w:eastAsia="Times New Roman" w:hAnsi="Times New Roman" w:cs="Times New Roman"/>
            <w:kern w:val="0"/>
            <w:sz w:val="24"/>
            <w:szCs w:val="24"/>
            <w:lang w:eastAsia="en-IN" w:bidi="hi-IN"/>
            <w14:ligatures w14:val="none"/>
          </w:rPr>
          <w:t>. In this default mode checks to move to other modes are done</w:t>
        </w:r>
      </w:ins>
      <w:ins w:id="122" w:author="Prathamesh Patki" w:date="2025-11-09T10:34:00Z" w16du:dateUtc="2025-11-09T05:04:00Z">
        <w:r>
          <w:rPr>
            <w:rFonts w:ascii="Times New Roman" w:eastAsia="Times New Roman" w:hAnsi="Times New Roman" w:cs="Times New Roman"/>
            <w:kern w:val="0"/>
            <w:sz w:val="24"/>
            <w:szCs w:val="24"/>
            <w:lang w:eastAsia="en-IN" w:bidi="hi-IN"/>
            <w14:ligatures w14:val="none"/>
          </w:rPr>
          <w:t>, and returns back to this mode.</w:t>
        </w:r>
      </w:ins>
      <w:ins w:id="123" w:author="Prathamesh Patki" w:date="2025-11-09T10:43:00Z" w16du:dateUtc="2025-11-09T05:13:00Z">
        <w:r w:rsidR="00F30A22">
          <w:rPr>
            <w:rFonts w:ascii="Times New Roman" w:eastAsia="Times New Roman" w:hAnsi="Times New Roman" w:cs="Times New Roman"/>
            <w:kern w:val="0"/>
            <w:sz w:val="24"/>
            <w:szCs w:val="24"/>
            <w:lang w:eastAsia="en-IN" w:bidi="hi-IN"/>
            <w14:ligatures w14:val="none"/>
          </w:rPr>
          <w:t xml:space="preserve"> The vehicle is not driveable in this mode.</w:t>
        </w:r>
      </w:ins>
    </w:p>
    <w:p w14:paraId="1D76C44D" w14:textId="015537D9" w:rsidR="00817512" w:rsidRDefault="00817512" w:rsidP="003234CE">
      <w:pPr>
        <w:spacing w:before="100" w:beforeAutospacing="1" w:after="100" w:afterAutospacing="1" w:line="240" w:lineRule="auto"/>
        <w:rPr>
          <w:ins w:id="124" w:author="Prathamesh Patki" w:date="2025-11-09T10:35:00Z" w16du:dateUtc="2025-11-09T05:05:00Z"/>
          <w:rFonts w:ascii="Times New Roman" w:eastAsia="Times New Roman" w:hAnsi="Times New Roman" w:cs="Times New Roman"/>
          <w:kern w:val="0"/>
          <w:sz w:val="24"/>
          <w:szCs w:val="24"/>
          <w:lang w:eastAsia="en-IN" w:bidi="hi-IN"/>
          <w14:ligatures w14:val="none"/>
        </w:rPr>
      </w:pPr>
      <w:ins w:id="125" w:author="Prathamesh Patki" w:date="2025-11-09T10:34:00Z" w16du:dateUtc="2025-11-09T05:04:00Z">
        <w:r w:rsidRPr="00BC773A">
          <w:rPr>
            <w:rFonts w:ascii="Times New Roman" w:eastAsia="Times New Roman" w:hAnsi="Times New Roman" w:cs="Times New Roman"/>
            <w:b/>
            <w:bCs/>
            <w:kern w:val="0"/>
            <w:sz w:val="24"/>
            <w:szCs w:val="24"/>
            <w:lang w:eastAsia="en-IN" w:bidi="hi-IN"/>
            <w14:ligatures w14:val="none"/>
            <w:rPrChange w:id="126" w:author="Prathamesh Patki" w:date="2025-11-09T11:33:00Z" w16du:dateUtc="2025-11-09T06:03:00Z">
              <w:rPr>
                <w:rFonts w:ascii="Times New Roman" w:eastAsia="Times New Roman" w:hAnsi="Times New Roman" w:cs="Times New Roman"/>
                <w:kern w:val="0"/>
                <w:sz w:val="24"/>
                <w:szCs w:val="24"/>
                <w:lang w:eastAsia="en-IN" w:bidi="hi-IN"/>
                <w14:ligatures w14:val="none"/>
              </w:rPr>
            </w:rPrChange>
          </w:rPr>
          <w:t>ECO:</w:t>
        </w:r>
        <w:r>
          <w:rPr>
            <w:rFonts w:ascii="Times New Roman" w:eastAsia="Times New Roman" w:hAnsi="Times New Roman" w:cs="Times New Roman"/>
            <w:kern w:val="0"/>
            <w:sz w:val="24"/>
            <w:szCs w:val="24"/>
            <w:lang w:eastAsia="en-IN" w:bidi="hi-IN"/>
            <w14:ligatures w14:val="none"/>
          </w:rPr>
          <w:t xml:space="preserve"> </w:t>
        </w:r>
      </w:ins>
      <w:ins w:id="127" w:author="Prathamesh Patki" w:date="2025-11-09T10:35:00Z" w16du:dateUtc="2025-11-09T05:05:00Z">
        <w:r w:rsidR="001B726D">
          <w:rPr>
            <w:rFonts w:ascii="Times New Roman" w:eastAsia="Times New Roman" w:hAnsi="Times New Roman" w:cs="Times New Roman"/>
            <w:kern w:val="0"/>
            <w:sz w:val="24"/>
            <w:szCs w:val="24"/>
            <w:lang w:eastAsia="en-IN" w:bidi="hi-IN"/>
            <w14:ligatures w14:val="none"/>
          </w:rPr>
          <w:t xml:space="preserve">When the direction </w:t>
        </w:r>
      </w:ins>
      <w:ins w:id="128" w:author="Prathamesh Patki" w:date="2025-11-09T10:36:00Z" w16du:dateUtc="2025-11-09T05:06:00Z">
        <w:r w:rsidR="001B726D">
          <w:rPr>
            <w:rFonts w:ascii="Times New Roman" w:eastAsia="Times New Roman" w:hAnsi="Times New Roman" w:cs="Times New Roman"/>
            <w:kern w:val="0"/>
            <w:sz w:val="24"/>
            <w:szCs w:val="24"/>
            <w:lang w:eastAsia="en-IN" w:bidi="hi-IN"/>
            <w14:ligatures w14:val="none"/>
          </w:rPr>
          <w:t>switch is FWD and the mode switch is ECO the mode shall be ECO.</w:t>
        </w:r>
      </w:ins>
      <w:ins w:id="129" w:author="Prathamesh Patki" w:date="2025-11-09T10:37:00Z" w16du:dateUtc="2025-11-09T05:07:00Z">
        <w:r w:rsidR="001B726D">
          <w:rPr>
            <w:rFonts w:ascii="Times New Roman" w:eastAsia="Times New Roman" w:hAnsi="Times New Roman" w:cs="Times New Roman"/>
            <w:kern w:val="0"/>
            <w:sz w:val="24"/>
            <w:szCs w:val="24"/>
            <w:lang w:eastAsia="en-IN" w:bidi="hi-IN"/>
            <w14:ligatures w14:val="none"/>
          </w:rPr>
          <w:t xml:space="preserve"> Form this mode we can change to Neutral/Idle, Limp home or </w:t>
        </w:r>
      </w:ins>
      <w:ins w:id="130" w:author="Prathamesh Patki" w:date="2025-11-09T10:38:00Z" w16du:dateUtc="2025-11-09T05:08:00Z">
        <w:r w:rsidR="008B16CB">
          <w:rPr>
            <w:rFonts w:ascii="Times New Roman" w:eastAsia="Times New Roman" w:hAnsi="Times New Roman" w:cs="Times New Roman"/>
            <w:kern w:val="0"/>
            <w:sz w:val="24"/>
            <w:szCs w:val="24"/>
            <w:lang w:eastAsia="en-IN" w:bidi="hi-IN"/>
            <w14:ligatures w14:val="none"/>
          </w:rPr>
          <w:t>immobilize</w:t>
        </w:r>
        <w:r w:rsidR="001B726D">
          <w:rPr>
            <w:rFonts w:ascii="Times New Roman" w:eastAsia="Times New Roman" w:hAnsi="Times New Roman" w:cs="Times New Roman"/>
            <w:kern w:val="0"/>
            <w:sz w:val="24"/>
            <w:szCs w:val="24"/>
            <w:lang w:eastAsia="en-IN" w:bidi="hi-IN"/>
            <w14:ligatures w14:val="none"/>
          </w:rPr>
          <w:t>.</w:t>
        </w:r>
      </w:ins>
      <w:ins w:id="131" w:author="Prathamesh Patki" w:date="2025-11-09T10:37:00Z" w16du:dateUtc="2025-11-09T05:07:00Z">
        <w:r w:rsidR="001B726D">
          <w:rPr>
            <w:rFonts w:ascii="Times New Roman" w:eastAsia="Times New Roman" w:hAnsi="Times New Roman" w:cs="Times New Roman"/>
            <w:kern w:val="0"/>
            <w:sz w:val="24"/>
            <w:szCs w:val="24"/>
            <w:lang w:eastAsia="en-IN" w:bidi="hi-IN"/>
            <w14:ligatures w14:val="none"/>
          </w:rPr>
          <w:t xml:space="preserve"> </w:t>
        </w:r>
      </w:ins>
      <w:ins w:id="132" w:author="Prathamesh Patki" w:date="2025-11-09T10:44:00Z" w16du:dateUtc="2025-11-09T05:14:00Z">
        <w:r w:rsidR="008E11B9">
          <w:rPr>
            <w:rFonts w:ascii="Times New Roman" w:eastAsia="Times New Roman" w:hAnsi="Times New Roman" w:cs="Times New Roman"/>
            <w:kern w:val="0"/>
            <w:sz w:val="24"/>
            <w:szCs w:val="24"/>
            <w:lang w:eastAsia="en-IN" w:bidi="hi-IN"/>
            <w14:ligatures w14:val="none"/>
          </w:rPr>
          <w:t xml:space="preserve">In this </w:t>
        </w:r>
      </w:ins>
      <w:ins w:id="133" w:author="Prathamesh Patki" w:date="2025-11-09T10:43:00Z" w16du:dateUtc="2025-11-09T05:13:00Z">
        <w:r w:rsidR="00F30A22">
          <w:rPr>
            <w:rFonts w:ascii="Times New Roman" w:eastAsia="Times New Roman" w:hAnsi="Times New Roman" w:cs="Times New Roman"/>
            <w:kern w:val="0"/>
            <w:sz w:val="24"/>
            <w:szCs w:val="24"/>
            <w:lang w:eastAsia="en-IN" w:bidi="hi-IN"/>
            <w14:ligatures w14:val="none"/>
          </w:rPr>
          <w:t xml:space="preserve">mode the speeds and </w:t>
        </w:r>
      </w:ins>
      <w:ins w:id="134" w:author="Prathamesh Patki" w:date="2025-11-09T10:44:00Z" w16du:dateUtc="2025-11-09T05:14:00Z">
        <w:r w:rsidR="00F30A22">
          <w:rPr>
            <w:rFonts w:ascii="Times New Roman" w:eastAsia="Times New Roman" w:hAnsi="Times New Roman" w:cs="Times New Roman"/>
            <w:kern w:val="0"/>
            <w:sz w:val="24"/>
            <w:szCs w:val="24"/>
            <w:lang w:eastAsia="en-IN" w:bidi="hi-IN"/>
            <w14:ligatures w14:val="none"/>
          </w:rPr>
          <w:t xml:space="preserve">acceleration </w:t>
        </w:r>
        <w:r w:rsidR="008E11B9">
          <w:rPr>
            <w:rFonts w:ascii="Times New Roman" w:eastAsia="Times New Roman" w:hAnsi="Times New Roman" w:cs="Times New Roman"/>
            <w:kern w:val="0"/>
            <w:sz w:val="24"/>
            <w:szCs w:val="24"/>
            <w:lang w:eastAsia="en-IN" w:bidi="hi-IN"/>
            <w14:ligatures w14:val="none"/>
          </w:rPr>
          <w:t>and controlle</w:t>
        </w:r>
      </w:ins>
      <w:ins w:id="135" w:author="Prathamesh Patki" w:date="2025-11-09T10:45:00Z" w16du:dateUtc="2025-11-09T05:15:00Z">
        <w:r w:rsidR="008E11B9">
          <w:rPr>
            <w:rFonts w:ascii="Times New Roman" w:eastAsia="Times New Roman" w:hAnsi="Times New Roman" w:cs="Times New Roman"/>
            <w:kern w:val="0"/>
            <w:sz w:val="24"/>
            <w:szCs w:val="24"/>
            <w:lang w:eastAsia="en-IN" w:bidi="hi-IN"/>
            <w14:ligatures w14:val="none"/>
          </w:rPr>
          <w:t xml:space="preserve">d </w:t>
        </w:r>
      </w:ins>
      <w:ins w:id="136" w:author="Prathamesh Patki" w:date="2025-11-09T10:44:00Z" w16du:dateUtc="2025-11-09T05:14:00Z">
        <w:r w:rsidR="00F30A22">
          <w:rPr>
            <w:rFonts w:ascii="Times New Roman" w:eastAsia="Times New Roman" w:hAnsi="Times New Roman" w:cs="Times New Roman"/>
            <w:kern w:val="0"/>
            <w:sz w:val="24"/>
            <w:szCs w:val="24"/>
            <w:lang w:eastAsia="en-IN" w:bidi="hi-IN"/>
            <w14:ligatures w14:val="none"/>
          </w:rPr>
          <w:t xml:space="preserve">to give the best possible </w:t>
        </w:r>
        <w:r w:rsidR="00534AE3">
          <w:rPr>
            <w:rFonts w:ascii="Times New Roman" w:eastAsia="Times New Roman" w:hAnsi="Times New Roman" w:cs="Times New Roman"/>
            <w:kern w:val="0"/>
            <w:sz w:val="24"/>
            <w:szCs w:val="24"/>
            <w:lang w:eastAsia="en-IN" w:bidi="hi-IN"/>
            <w14:ligatures w14:val="none"/>
          </w:rPr>
          <w:t xml:space="preserve">vehicle </w:t>
        </w:r>
        <w:r w:rsidR="00F30A22">
          <w:rPr>
            <w:rFonts w:ascii="Times New Roman" w:eastAsia="Times New Roman" w:hAnsi="Times New Roman" w:cs="Times New Roman"/>
            <w:kern w:val="0"/>
            <w:sz w:val="24"/>
            <w:szCs w:val="24"/>
            <w:lang w:eastAsia="en-IN" w:bidi="hi-IN"/>
            <w14:ligatures w14:val="none"/>
          </w:rPr>
          <w:t>efficiency.</w:t>
        </w:r>
      </w:ins>
    </w:p>
    <w:p w14:paraId="70261B64" w14:textId="00E0A5DA" w:rsidR="00817512" w:rsidRDefault="00817512" w:rsidP="003234CE">
      <w:pPr>
        <w:spacing w:before="100" w:beforeAutospacing="1" w:after="100" w:afterAutospacing="1" w:line="240" w:lineRule="auto"/>
        <w:rPr>
          <w:ins w:id="137" w:author="Prathamesh Patki" w:date="2025-11-09T10:35:00Z" w16du:dateUtc="2025-11-09T05:05:00Z"/>
          <w:rFonts w:ascii="Times New Roman" w:eastAsia="Times New Roman" w:hAnsi="Times New Roman" w:cs="Times New Roman"/>
          <w:kern w:val="0"/>
          <w:sz w:val="24"/>
          <w:szCs w:val="24"/>
          <w:lang w:eastAsia="en-IN" w:bidi="hi-IN"/>
          <w14:ligatures w14:val="none"/>
        </w:rPr>
      </w:pPr>
      <w:ins w:id="138" w:author="Prathamesh Patki" w:date="2025-11-09T10:35:00Z" w16du:dateUtc="2025-11-09T05:05:00Z">
        <w:r w:rsidRPr="00BC773A">
          <w:rPr>
            <w:rFonts w:ascii="Times New Roman" w:eastAsia="Times New Roman" w:hAnsi="Times New Roman" w:cs="Times New Roman"/>
            <w:b/>
            <w:bCs/>
            <w:kern w:val="0"/>
            <w:sz w:val="24"/>
            <w:szCs w:val="24"/>
            <w:lang w:eastAsia="en-IN" w:bidi="hi-IN"/>
            <w14:ligatures w14:val="none"/>
            <w:rPrChange w:id="139" w:author="Prathamesh Patki" w:date="2025-11-09T11:33:00Z" w16du:dateUtc="2025-11-09T06:03:00Z">
              <w:rPr>
                <w:rFonts w:ascii="Times New Roman" w:eastAsia="Times New Roman" w:hAnsi="Times New Roman" w:cs="Times New Roman"/>
                <w:kern w:val="0"/>
                <w:sz w:val="24"/>
                <w:szCs w:val="24"/>
                <w:lang w:eastAsia="en-IN" w:bidi="hi-IN"/>
                <w14:ligatures w14:val="none"/>
              </w:rPr>
            </w:rPrChange>
          </w:rPr>
          <w:t>BOOST:</w:t>
        </w:r>
      </w:ins>
      <w:ins w:id="140" w:author="Prathamesh Patki" w:date="2025-11-09T10:38:00Z" w16du:dateUtc="2025-11-09T05:08:00Z">
        <w:r w:rsidR="00657554">
          <w:rPr>
            <w:rFonts w:ascii="Times New Roman" w:eastAsia="Times New Roman" w:hAnsi="Times New Roman" w:cs="Times New Roman"/>
            <w:kern w:val="0"/>
            <w:sz w:val="24"/>
            <w:szCs w:val="24"/>
            <w:lang w:eastAsia="en-IN" w:bidi="hi-IN"/>
            <w14:ligatures w14:val="none"/>
          </w:rPr>
          <w:t xml:space="preserve"> </w:t>
        </w:r>
      </w:ins>
      <w:ins w:id="141" w:author="Prathamesh Patki" w:date="2025-11-09T10:41:00Z" w16du:dateUtc="2025-11-09T05:11:00Z">
        <w:r w:rsidR="00657554">
          <w:rPr>
            <w:rFonts w:ascii="Times New Roman" w:eastAsia="Times New Roman" w:hAnsi="Times New Roman" w:cs="Times New Roman"/>
            <w:kern w:val="0"/>
            <w:sz w:val="24"/>
            <w:szCs w:val="24"/>
            <w:lang w:eastAsia="en-IN" w:bidi="hi-IN"/>
            <w14:ligatures w14:val="none"/>
          </w:rPr>
          <w:t xml:space="preserve">When the direction switch is FWD and the mode switch is Boost the mode shall be </w:t>
        </w:r>
        <w:r w:rsidR="00463042">
          <w:rPr>
            <w:rFonts w:ascii="Times New Roman" w:eastAsia="Times New Roman" w:hAnsi="Times New Roman" w:cs="Times New Roman"/>
            <w:kern w:val="0"/>
            <w:sz w:val="24"/>
            <w:szCs w:val="24"/>
            <w:lang w:eastAsia="en-IN" w:bidi="hi-IN"/>
            <w14:ligatures w14:val="none"/>
          </w:rPr>
          <w:t>BOOST</w:t>
        </w:r>
        <w:r w:rsidR="00657554">
          <w:rPr>
            <w:rFonts w:ascii="Times New Roman" w:eastAsia="Times New Roman" w:hAnsi="Times New Roman" w:cs="Times New Roman"/>
            <w:kern w:val="0"/>
            <w:sz w:val="24"/>
            <w:szCs w:val="24"/>
            <w:lang w:eastAsia="en-IN" w:bidi="hi-IN"/>
            <w14:ligatures w14:val="none"/>
          </w:rPr>
          <w:t>. Form this mode we can change to Neutral/Idle, Limp home or immobilize.</w:t>
        </w:r>
      </w:ins>
      <w:ins w:id="142" w:author="Prathamesh Patki" w:date="2025-11-09T10:45:00Z" w16du:dateUtc="2025-11-09T05:15:00Z">
        <w:r w:rsidR="0032298F">
          <w:rPr>
            <w:rFonts w:ascii="Times New Roman" w:eastAsia="Times New Roman" w:hAnsi="Times New Roman" w:cs="Times New Roman"/>
            <w:kern w:val="0"/>
            <w:sz w:val="24"/>
            <w:szCs w:val="24"/>
            <w:lang w:eastAsia="en-IN" w:bidi="hi-IN"/>
            <w14:ligatures w14:val="none"/>
          </w:rPr>
          <w:t xml:space="preserve"> In this mode the maximum speed and power shall be </w:t>
        </w:r>
      </w:ins>
      <w:ins w:id="143" w:author="Prathamesh Patki" w:date="2025-11-09T10:46:00Z" w16du:dateUtc="2025-11-09T05:16:00Z">
        <w:r w:rsidR="000F41EE">
          <w:rPr>
            <w:rFonts w:ascii="Times New Roman" w:eastAsia="Times New Roman" w:hAnsi="Times New Roman" w:cs="Times New Roman"/>
            <w:kern w:val="0"/>
            <w:sz w:val="24"/>
            <w:szCs w:val="24"/>
            <w:lang w:eastAsia="en-IN" w:bidi="hi-IN"/>
            <w14:ligatures w14:val="none"/>
          </w:rPr>
          <w:t>allowed</w:t>
        </w:r>
      </w:ins>
      <w:ins w:id="144" w:author="Prathamesh Patki" w:date="2025-11-09T10:45:00Z" w16du:dateUtc="2025-11-09T05:15:00Z">
        <w:r w:rsidR="0032298F">
          <w:rPr>
            <w:rFonts w:ascii="Times New Roman" w:eastAsia="Times New Roman" w:hAnsi="Times New Roman" w:cs="Times New Roman"/>
            <w:kern w:val="0"/>
            <w:sz w:val="24"/>
            <w:szCs w:val="24"/>
            <w:lang w:eastAsia="en-IN" w:bidi="hi-IN"/>
            <w14:ligatures w14:val="none"/>
          </w:rPr>
          <w:t xml:space="preserve"> to give the best power performance.</w:t>
        </w:r>
      </w:ins>
    </w:p>
    <w:p w14:paraId="3586E3EA" w14:textId="456AF643" w:rsidR="00817512" w:rsidRDefault="00817512" w:rsidP="003234CE">
      <w:pPr>
        <w:spacing w:before="100" w:beforeAutospacing="1" w:after="100" w:afterAutospacing="1" w:line="240" w:lineRule="auto"/>
        <w:rPr>
          <w:ins w:id="145" w:author="Prathamesh Patki" w:date="2025-11-09T10:35:00Z" w16du:dateUtc="2025-11-09T05:05:00Z"/>
          <w:rFonts w:ascii="Times New Roman" w:eastAsia="Times New Roman" w:hAnsi="Times New Roman" w:cs="Times New Roman"/>
          <w:kern w:val="0"/>
          <w:sz w:val="24"/>
          <w:szCs w:val="24"/>
          <w:lang w:eastAsia="en-IN" w:bidi="hi-IN"/>
          <w14:ligatures w14:val="none"/>
        </w:rPr>
      </w:pPr>
      <w:ins w:id="146" w:author="Prathamesh Patki" w:date="2025-11-09T10:35:00Z" w16du:dateUtc="2025-11-09T05:05:00Z">
        <w:r w:rsidRPr="00BC773A">
          <w:rPr>
            <w:rFonts w:ascii="Times New Roman" w:eastAsia="Times New Roman" w:hAnsi="Times New Roman" w:cs="Times New Roman"/>
            <w:b/>
            <w:bCs/>
            <w:kern w:val="0"/>
            <w:sz w:val="24"/>
            <w:szCs w:val="24"/>
            <w:lang w:eastAsia="en-IN" w:bidi="hi-IN"/>
            <w14:ligatures w14:val="none"/>
            <w:rPrChange w:id="147" w:author="Prathamesh Patki" w:date="2025-11-09T11:33:00Z" w16du:dateUtc="2025-11-09T06:03:00Z">
              <w:rPr>
                <w:rFonts w:ascii="Times New Roman" w:eastAsia="Times New Roman" w:hAnsi="Times New Roman" w:cs="Times New Roman"/>
                <w:kern w:val="0"/>
                <w:sz w:val="24"/>
                <w:szCs w:val="24"/>
                <w:lang w:eastAsia="en-IN" w:bidi="hi-IN"/>
                <w14:ligatures w14:val="none"/>
              </w:rPr>
            </w:rPrChange>
          </w:rPr>
          <w:t>Reverse:</w:t>
        </w:r>
      </w:ins>
      <w:ins w:id="148" w:author="Prathamesh Patki" w:date="2025-11-09T10:41:00Z" w16du:dateUtc="2025-11-09T05:11:00Z">
        <w:r w:rsidR="00F30A22">
          <w:rPr>
            <w:rFonts w:ascii="Times New Roman" w:eastAsia="Times New Roman" w:hAnsi="Times New Roman" w:cs="Times New Roman"/>
            <w:kern w:val="0"/>
            <w:sz w:val="24"/>
            <w:szCs w:val="24"/>
            <w:lang w:eastAsia="en-IN" w:bidi="hi-IN"/>
            <w14:ligatures w14:val="none"/>
          </w:rPr>
          <w:t xml:space="preserve"> When th</w:t>
        </w:r>
      </w:ins>
      <w:ins w:id="149" w:author="Prathamesh Patki" w:date="2025-11-09T10:42:00Z" w16du:dateUtc="2025-11-09T05:12:00Z">
        <w:r w:rsidR="00F30A22">
          <w:rPr>
            <w:rFonts w:ascii="Times New Roman" w:eastAsia="Times New Roman" w:hAnsi="Times New Roman" w:cs="Times New Roman"/>
            <w:kern w:val="0"/>
            <w:sz w:val="24"/>
            <w:szCs w:val="24"/>
            <w:lang w:eastAsia="en-IN" w:bidi="hi-IN"/>
            <w14:ligatures w14:val="none"/>
          </w:rPr>
          <w:t>e vehicle speed is 0 and direction switch is REV the mode shall be Reverse.</w:t>
        </w:r>
      </w:ins>
      <w:ins w:id="150" w:author="Prathamesh Patki" w:date="2025-11-09T10:43:00Z" w16du:dateUtc="2025-11-09T05:13:00Z">
        <w:r w:rsidR="00F30A22">
          <w:rPr>
            <w:rFonts w:ascii="Times New Roman" w:eastAsia="Times New Roman" w:hAnsi="Times New Roman" w:cs="Times New Roman"/>
            <w:kern w:val="0"/>
            <w:sz w:val="24"/>
            <w:szCs w:val="24"/>
            <w:lang w:eastAsia="en-IN" w:bidi="hi-IN"/>
            <w14:ligatures w14:val="none"/>
          </w:rPr>
          <w:t xml:space="preserve"> </w:t>
        </w:r>
      </w:ins>
      <w:ins w:id="151" w:author="Prathamesh Patki" w:date="2025-11-09T10:46:00Z" w16du:dateUtc="2025-11-09T05:16:00Z">
        <w:r w:rsidR="0050004F">
          <w:rPr>
            <w:rFonts w:ascii="Times New Roman" w:eastAsia="Times New Roman" w:hAnsi="Times New Roman" w:cs="Times New Roman"/>
            <w:kern w:val="0"/>
            <w:sz w:val="24"/>
            <w:szCs w:val="24"/>
            <w:lang w:eastAsia="en-IN" w:bidi="hi-IN"/>
            <w14:ligatures w14:val="none"/>
          </w:rPr>
          <w:t xml:space="preserve">In this mode the vehicle drives in reverse direction with speed limited to less than </w:t>
        </w:r>
      </w:ins>
      <w:ins w:id="152" w:author="Prathamesh Patki" w:date="2025-11-09T10:47:00Z" w16du:dateUtc="2025-11-09T05:17:00Z">
        <w:r w:rsidR="004434A1">
          <w:rPr>
            <w:rFonts w:ascii="Times New Roman" w:eastAsia="Times New Roman" w:hAnsi="Times New Roman" w:cs="Times New Roman"/>
            <w:kern w:val="0"/>
            <w:sz w:val="24"/>
            <w:szCs w:val="24"/>
            <w:lang w:eastAsia="en-IN" w:bidi="hi-IN"/>
            <w14:ligatures w14:val="none"/>
          </w:rPr>
          <w:t>7</w:t>
        </w:r>
        <w:r w:rsidR="001A5A71">
          <w:rPr>
            <w:rFonts w:ascii="Times New Roman" w:eastAsia="Times New Roman" w:hAnsi="Times New Roman" w:cs="Times New Roman"/>
            <w:kern w:val="0"/>
            <w:sz w:val="24"/>
            <w:szCs w:val="24"/>
            <w:lang w:eastAsia="en-IN" w:bidi="hi-IN"/>
            <w14:ligatures w14:val="none"/>
          </w:rPr>
          <w:t xml:space="preserve"> to </w:t>
        </w:r>
      </w:ins>
      <w:ins w:id="153" w:author="Prathamesh Patki" w:date="2025-11-09T10:46:00Z" w16du:dateUtc="2025-11-09T05:16:00Z">
        <w:r w:rsidR="0050004F">
          <w:rPr>
            <w:rFonts w:ascii="Times New Roman" w:eastAsia="Times New Roman" w:hAnsi="Times New Roman" w:cs="Times New Roman"/>
            <w:kern w:val="0"/>
            <w:sz w:val="24"/>
            <w:szCs w:val="24"/>
            <w:lang w:eastAsia="en-IN" w:bidi="hi-IN"/>
            <w14:ligatures w14:val="none"/>
          </w:rPr>
          <w:t>10km</w:t>
        </w:r>
      </w:ins>
      <w:ins w:id="154" w:author="Prathamesh Patki" w:date="2025-11-09T10:47:00Z" w16du:dateUtc="2025-11-09T05:17:00Z">
        <w:r w:rsidR="0050004F">
          <w:rPr>
            <w:rFonts w:ascii="Times New Roman" w:eastAsia="Times New Roman" w:hAnsi="Times New Roman" w:cs="Times New Roman"/>
            <w:kern w:val="0"/>
            <w:sz w:val="24"/>
            <w:szCs w:val="24"/>
            <w:lang w:eastAsia="en-IN" w:bidi="hi-IN"/>
            <w14:ligatures w14:val="none"/>
          </w:rPr>
          <w:t>ph.</w:t>
        </w:r>
      </w:ins>
    </w:p>
    <w:p w14:paraId="2C11A487" w14:textId="1F036820" w:rsidR="00817512" w:rsidRDefault="00817512" w:rsidP="003234CE">
      <w:pPr>
        <w:spacing w:before="100" w:beforeAutospacing="1" w:after="100" w:afterAutospacing="1" w:line="240" w:lineRule="auto"/>
        <w:rPr>
          <w:ins w:id="155" w:author="Prathamesh Patki" w:date="2025-11-09T10:35:00Z" w16du:dateUtc="2025-11-09T05:05:00Z"/>
          <w:rFonts w:ascii="Times New Roman" w:eastAsia="Times New Roman" w:hAnsi="Times New Roman" w:cs="Times New Roman"/>
          <w:kern w:val="0"/>
          <w:sz w:val="24"/>
          <w:szCs w:val="24"/>
          <w:lang w:eastAsia="en-IN" w:bidi="hi-IN"/>
          <w14:ligatures w14:val="none"/>
        </w:rPr>
      </w:pPr>
      <w:ins w:id="156" w:author="Prathamesh Patki" w:date="2025-11-09T10:35:00Z" w16du:dateUtc="2025-11-09T05:05:00Z">
        <w:r w:rsidRPr="00BC773A">
          <w:rPr>
            <w:rFonts w:ascii="Times New Roman" w:eastAsia="Times New Roman" w:hAnsi="Times New Roman" w:cs="Times New Roman"/>
            <w:b/>
            <w:bCs/>
            <w:kern w:val="0"/>
            <w:sz w:val="24"/>
            <w:szCs w:val="24"/>
            <w:lang w:eastAsia="en-IN" w:bidi="hi-IN"/>
            <w14:ligatures w14:val="none"/>
            <w:rPrChange w:id="157" w:author="Prathamesh Patki" w:date="2025-11-09T11:33:00Z" w16du:dateUtc="2025-11-09T06:03:00Z">
              <w:rPr>
                <w:rFonts w:ascii="Times New Roman" w:eastAsia="Times New Roman" w:hAnsi="Times New Roman" w:cs="Times New Roman"/>
                <w:kern w:val="0"/>
                <w:sz w:val="24"/>
                <w:szCs w:val="24"/>
                <w:lang w:eastAsia="en-IN" w:bidi="hi-IN"/>
                <w14:ligatures w14:val="none"/>
              </w:rPr>
            </w:rPrChange>
          </w:rPr>
          <w:t>Immobilize:</w:t>
        </w:r>
      </w:ins>
      <w:ins w:id="158" w:author="Prathamesh Patki" w:date="2025-11-09T10:47:00Z" w16du:dateUtc="2025-11-09T05:17:00Z">
        <w:r w:rsidR="00B2653D">
          <w:rPr>
            <w:rFonts w:ascii="Times New Roman" w:eastAsia="Times New Roman" w:hAnsi="Times New Roman" w:cs="Times New Roman"/>
            <w:kern w:val="0"/>
            <w:sz w:val="24"/>
            <w:szCs w:val="24"/>
            <w:lang w:eastAsia="en-IN" w:bidi="hi-IN"/>
            <w14:ligatures w14:val="none"/>
          </w:rPr>
          <w:t xml:space="preserve"> </w:t>
        </w:r>
      </w:ins>
      <w:ins w:id="159" w:author="Prathamesh Patki" w:date="2025-11-09T10:48:00Z" w16du:dateUtc="2025-11-09T05:18:00Z">
        <w:r w:rsidR="00221139">
          <w:rPr>
            <w:rFonts w:ascii="Times New Roman" w:eastAsia="Times New Roman" w:hAnsi="Times New Roman" w:cs="Times New Roman"/>
            <w:kern w:val="0"/>
            <w:sz w:val="24"/>
            <w:szCs w:val="24"/>
            <w:lang w:eastAsia="en-IN" w:bidi="hi-IN"/>
            <w14:ligatures w14:val="none"/>
          </w:rPr>
          <w:t>When charger connected i</w:t>
        </w:r>
      </w:ins>
      <w:ins w:id="160" w:author="Prathamesh Patki" w:date="2025-11-09T10:50:00Z" w16du:dateUtc="2025-11-09T05:20:00Z">
        <w:r w:rsidR="00CF3FC7">
          <w:rPr>
            <w:rFonts w:ascii="Times New Roman" w:eastAsia="Times New Roman" w:hAnsi="Times New Roman" w:cs="Times New Roman"/>
            <w:kern w:val="0"/>
            <w:sz w:val="24"/>
            <w:szCs w:val="24"/>
            <w:lang w:eastAsia="en-IN" w:bidi="hi-IN"/>
            <w14:ligatures w14:val="none"/>
          </w:rPr>
          <w:t>s</w:t>
        </w:r>
      </w:ins>
      <w:ins w:id="161" w:author="Prathamesh Patki" w:date="2025-11-09T10:48:00Z" w16du:dateUtc="2025-11-09T05:18:00Z">
        <w:r w:rsidR="00221139">
          <w:rPr>
            <w:rFonts w:ascii="Times New Roman" w:eastAsia="Times New Roman" w:hAnsi="Times New Roman" w:cs="Times New Roman"/>
            <w:kern w:val="0"/>
            <w:sz w:val="24"/>
            <w:szCs w:val="24"/>
            <w:lang w:eastAsia="en-IN" w:bidi="hi-IN"/>
            <w14:ligatures w14:val="none"/>
          </w:rPr>
          <w:t xml:space="preserve"> detected or park brake is pressed </w:t>
        </w:r>
      </w:ins>
      <w:ins w:id="162" w:author="Prathamesh Patki" w:date="2025-11-09T10:49:00Z" w16du:dateUtc="2025-11-09T05:19:00Z">
        <w:r w:rsidR="00221139">
          <w:rPr>
            <w:rFonts w:ascii="Times New Roman" w:eastAsia="Times New Roman" w:hAnsi="Times New Roman" w:cs="Times New Roman"/>
            <w:kern w:val="0"/>
            <w:sz w:val="24"/>
            <w:szCs w:val="24"/>
            <w:lang w:eastAsia="en-IN" w:bidi="hi-IN"/>
            <w14:ligatures w14:val="none"/>
          </w:rPr>
          <w:t xml:space="preserve">or immobilize is command is received from server, the mode shall be Immobilize. The </w:t>
        </w:r>
      </w:ins>
      <w:ins w:id="163" w:author="Prathamesh Patki" w:date="2025-11-09T10:50:00Z" w16du:dateUtc="2025-11-09T05:20:00Z">
        <w:r w:rsidR="00221139">
          <w:rPr>
            <w:rFonts w:ascii="Times New Roman" w:eastAsia="Times New Roman" w:hAnsi="Times New Roman" w:cs="Times New Roman"/>
            <w:kern w:val="0"/>
            <w:sz w:val="24"/>
            <w:szCs w:val="24"/>
            <w:lang w:eastAsia="en-IN" w:bidi="hi-IN"/>
            <w14:ligatures w14:val="none"/>
          </w:rPr>
          <w:t>vehicle is not allowed to be driven in this mode.</w:t>
        </w:r>
      </w:ins>
      <w:ins w:id="164" w:author="Prathamesh Patki" w:date="2025-11-09T10:52:00Z" w16du:dateUtc="2025-11-09T05:22:00Z">
        <w:r w:rsidR="00B10DC1">
          <w:rPr>
            <w:rFonts w:ascii="Times New Roman" w:eastAsia="Times New Roman" w:hAnsi="Times New Roman" w:cs="Times New Roman"/>
            <w:kern w:val="0"/>
            <w:sz w:val="24"/>
            <w:szCs w:val="24"/>
            <w:lang w:eastAsia="en-IN" w:bidi="hi-IN"/>
            <w14:ligatures w14:val="none"/>
          </w:rPr>
          <w:t xml:space="preserve"> </w:t>
        </w:r>
      </w:ins>
      <w:ins w:id="165" w:author="Prathamesh Patki" w:date="2025-11-09T10:53:00Z" w16du:dateUtc="2025-11-09T05:23:00Z">
        <w:r w:rsidR="00B10DC1">
          <w:rPr>
            <w:rFonts w:ascii="Times New Roman" w:eastAsia="Times New Roman" w:hAnsi="Times New Roman" w:cs="Times New Roman"/>
            <w:kern w:val="0"/>
            <w:sz w:val="24"/>
            <w:szCs w:val="24"/>
            <w:lang w:eastAsia="en-IN" w:bidi="hi-IN"/>
            <w14:ligatures w14:val="none"/>
          </w:rPr>
          <w:t>The mode can be changed to this from ECO-Neutral-Boost.</w:t>
        </w:r>
      </w:ins>
    </w:p>
    <w:p w14:paraId="4837EE06" w14:textId="53A91AEC" w:rsidR="00AF3678" w:rsidRPr="003234CE" w:rsidRDefault="00817512" w:rsidP="003234CE">
      <w:pPr>
        <w:spacing w:before="100" w:beforeAutospacing="1" w:after="100" w:afterAutospacing="1" w:line="240" w:lineRule="auto"/>
        <w:rPr>
          <w:rFonts w:ascii="Times New Roman" w:eastAsia="Times New Roman" w:hAnsi="Times New Roman" w:cs="Times New Roman"/>
          <w:b/>
          <w:bCs/>
          <w:kern w:val="0"/>
          <w:sz w:val="24"/>
          <w:szCs w:val="24"/>
          <w:lang w:eastAsia="en-IN" w:bidi="hi-IN"/>
          <w14:ligatures w14:val="none"/>
        </w:rPr>
      </w:pPr>
      <w:ins w:id="166" w:author="Prathamesh Patki" w:date="2025-11-09T10:35:00Z" w16du:dateUtc="2025-11-09T05:05:00Z">
        <w:r w:rsidRPr="00BC773A">
          <w:rPr>
            <w:rFonts w:ascii="Times New Roman" w:eastAsia="Times New Roman" w:hAnsi="Times New Roman" w:cs="Times New Roman"/>
            <w:b/>
            <w:bCs/>
            <w:kern w:val="0"/>
            <w:sz w:val="24"/>
            <w:szCs w:val="24"/>
            <w:lang w:eastAsia="en-IN" w:bidi="hi-IN"/>
            <w14:ligatures w14:val="none"/>
            <w:rPrChange w:id="167" w:author="Prathamesh Patki" w:date="2025-11-09T11:33:00Z" w16du:dateUtc="2025-11-09T06:03:00Z">
              <w:rPr>
                <w:rFonts w:ascii="Times New Roman" w:eastAsia="Times New Roman" w:hAnsi="Times New Roman" w:cs="Times New Roman"/>
                <w:kern w:val="0"/>
                <w:sz w:val="24"/>
                <w:szCs w:val="24"/>
                <w:lang w:eastAsia="en-IN" w:bidi="hi-IN"/>
                <w14:ligatures w14:val="none"/>
              </w:rPr>
            </w:rPrChange>
          </w:rPr>
          <w:t>Limp Home:</w:t>
        </w:r>
        <w:r w:rsidR="001B726D">
          <w:rPr>
            <w:rFonts w:ascii="Times New Roman" w:eastAsia="Times New Roman" w:hAnsi="Times New Roman" w:cs="Times New Roman"/>
            <w:kern w:val="0"/>
            <w:sz w:val="24"/>
            <w:szCs w:val="24"/>
            <w:lang w:eastAsia="en-IN" w:bidi="hi-IN"/>
            <w14:ligatures w14:val="none"/>
          </w:rPr>
          <w:t xml:space="preserve"> </w:t>
        </w:r>
      </w:ins>
      <w:ins w:id="168" w:author="Prathamesh Patki" w:date="2025-11-09T10:51:00Z" w16du:dateUtc="2025-11-09T05:21:00Z">
        <w:r w:rsidR="00B10DC1">
          <w:rPr>
            <w:rFonts w:ascii="Times New Roman" w:eastAsia="Times New Roman" w:hAnsi="Times New Roman" w:cs="Times New Roman"/>
            <w:kern w:val="0"/>
            <w:sz w:val="24"/>
            <w:szCs w:val="24"/>
            <w:lang w:eastAsia="en-IN" w:bidi="hi-IN"/>
            <w14:ligatures w14:val="none"/>
          </w:rPr>
          <w:t xml:space="preserve">When SOC is low or </w:t>
        </w:r>
      </w:ins>
      <w:ins w:id="169" w:author="Prathamesh Patki" w:date="2025-11-09T10:52:00Z" w16du:dateUtc="2025-11-09T05:22:00Z">
        <w:r w:rsidR="00B10DC1">
          <w:rPr>
            <w:rFonts w:ascii="Times New Roman" w:eastAsia="Times New Roman" w:hAnsi="Times New Roman" w:cs="Times New Roman"/>
            <w:kern w:val="0"/>
            <w:sz w:val="24"/>
            <w:szCs w:val="24"/>
            <w:lang w:eastAsia="en-IN" w:bidi="hi-IN"/>
            <w14:ligatures w14:val="none"/>
          </w:rPr>
          <w:t xml:space="preserve">there is a thermal warning or the is a fault defined to move to limp home mode </w:t>
        </w:r>
      </w:ins>
      <w:ins w:id="170" w:author="Prathamesh Patki" w:date="2025-11-09T10:55:00Z" w16du:dateUtc="2025-11-09T05:25:00Z">
        <w:r w:rsidR="00C37229">
          <w:rPr>
            <w:rFonts w:ascii="Times New Roman" w:eastAsia="Times New Roman" w:hAnsi="Times New Roman" w:cs="Times New Roman"/>
            <w:kern w:val="0"/>
            <w:sz w:val="24"/>
            <w:szCs w:val="24"/>
            <w:lang w:eastAsia="en-IN" w:bidi="hi-IN"/>
            <w14:ligatures w14:val="none"/>
          </w:rPr>
          <w:t xml:space="preserve">or DCL is low due to any condition the mode </w:t>
        </w:r>
      </w:ins>
      <w:ins w:id="171" w:author="Prathamesh Patki" w:date="2025-11-09T10:56:00Z" w16du:dateUtc="2025-11-09T05:26:00Z">
        <w:r w:rsidR="00C37229">
          <w:rPr>
            <w:rFonts w:ascii="Times New Roman" w:eastAsia="Times New Roman" w:hAnsi="Times New Roman" w:cs="Times New Roman"/>
            <w:kern w:val="0"/>
            <w:sz w:val="24"/>
            <w:szCs w:val="24"/>
            <w:lang w:eastAsia="en-IN" w:bidi="hi-IN"/>
            <w14:ligatures w14:val="none"/>
          </w:rPr>
          <w:t>shall be Limp Home. In this mode the vehicle speed shall be limited to a low value so that the driver is indicate</w:t>
        </w:r>
      </w:ins>
      <w:ins w:id="172" w:author="Prathamesh Patki" w:date="2025-11-09T10:57:00Z" w16du:dateUtc="2025-11-09T05:27:00Z">
        <w:r w:rsidR="00C37229">
          <w:rPr>
            <w:rFonts w:ascii="Times New Roman" w:eastAsia="Times New Roman" w:hAnsi="Times New Roman" w:cs="Times New Roman"/>
            <w:kern w:val="0"/>
            <w:sz w:val="24"/>
            <w:szCs w:val="24"/>
            <w:lang w:eastAsia="en-IN" w:bidi="hi-IN"/>
            <w14:ligatures w14:val="none"/>
          </w:rPr>
          <w:t xml:space="preserve">d to </w:t>
        </w:r>
        <w:r w:rsidR="00C37229">
          <w:rPr>
            <w:rFonts w:ascii="Times New Roman" w:eastAsia="Times New Roman" w:hAnsi="Times New Roman" w:cs="Times New Roman"/>
            <w:kern w:val="0"/>
            <w:sz w:val="24"/>
            <w:szCs w:val="24"/>
            <w:lang w:eastAsia="en-IN" w:bidi="hi-IN"/>
            <w14:ligatures w14:val="none"/>
          </w:rPr>
          <w:lastRenderedPageBreak/>
          <w:t>take the vehicle to a stop at the earliest possible place. The mode can be changed to this from ECO-Neutral-Boost.</w:t>
        </w:r>
      </w:ins>
    </w:p>
    <w:p w14:paraId="51A5B357" w14:textId="2D537323" w:rsidR="00FB74C0" w:rsidRPr="00FB74C0" w:rsidRDefault="00FB74C0" w:rsidP="00FB74C0">
      <w:pPr>
        <w:spacing w:before="100" w:beforeAutospacing="1" w:after="100" w:afterAutospacing="1" w:line="240" w:lineRule="auto"/>
        <w:outlineLvl w:val="1"/>
        <w:rPr>
          <w:rFonts w:ascii="Times New Roman" w:eastAsia="Times New Roman" w:hAnsi="Times New Roman" w:cs="Times New Roman"/>
          <w:b/>
          <w:bCs/>
          <w:color w:val="4C94D8" w:themeColor="text2" w:themeTint="80"/>
          <w:kern w:val="0"/>
          <w:sz w:val="36"/>
          <w:szCs w:val="36"/>
          <w:lang w:eastAsia="en-IN" w:bidi="hi-IN"/>
          <w14:ligatures w14:val="none"/>
        </w:rPr>
      </w:pPr>
      <w:r w:rsidRPr="00FB74C0">
        <w:rPr>
          <w:rFonts w:ascii="Times New Roman" w:eastAsia="Times New Roman" w:hAnsi="Times New Roman" w:cs="Times New Roman"/>
          <w:b/>
          <w:bCs/>
          <w:color w:val="4C94D8" w:themeColor="text2" w:themeTint="80"/>
          <w:kern w:val="0"/>
          <w:sz w:val="36"/>
          <w:szCs w:val="36"/>
          <w:lang w:eastAsia="en-IN" w:bidi="hi-IN"/>
          <w14:ligatures w14:val="none"/>
        </w:rPr>
        <w:t>Implementation Plan</w:t>
      </w:r>
    </w:p>
    <w:tbl>
      <w:tblPr>
        <w:tblW w:w="0" w:type="auto"/>
        <w:tblCellSpacing w:w="15" w:type="dxa"/>
        <w:tblInd w:w="-142" w:type="dxa"/>
        <w:tblCellMar>
          <w:top w:w="15" w:type="dxa"/>
          <w:left w:w="15" w:type="dxa"/>
          <w:bottom w:w="15" w:type="dxa"/>
          <w:right w:w="15" w:type="dxa"/>
        </w:tblCellMar>
        <w:tblLook w:val="04A0" w:firstRow="1" w:lastRow="0" w:firstColumn="1" w:lastColumn="0" w:noHBand="0" w:noVBand="1"/>
      </w:tblPr>
      <w:tblGrid>
        <w:gridCol w:w="2694"/>
        <w:gridCol w:w="1417"/>
        <w:gridCol w:w="1418"/>
        <w:gridCol w:w="992"/>
        <w:gridCol w:w="1985"/>
      </w:tblGrid>
      <w:tr w:rsidR="00D24D42" w:rsidRPr="00FB74C0" w14:paraId="6397DE09" w14:textId="77777777" w:rsidTr="00D24D42">
        <w:trPr>
          <w:tblCellSpacing w:w="15" w:type="dxa"/>
        </w:trPr>
        <w:tc>
          <w:tcPr>
            <w:tcW w:w="2649" w:type="dxa"/>
            <w:vAlign w:val="center"/>
            <w:hideMark/>
          </w:tcPr>
          <w:p w14:paraId="5CDDF3A9" w14:textId="77777777" w:rsidR="00FB74C0" w:rsidRPr="00FB74C0" w:rsidRDefault="00FB74C0" w:rsidP="00FB74C0">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FB74C0">
              <w:rPr>
                <w:rFonts w:ascii="Times New Roman" w:eastAsia="Times New Roman" w:hAnsi="Times New Roman" w:cs="Times New Roman"/>
                <w:b/>
                <w:bCs/>
                <w:kern w:val="0"/>
                <w:sz w:val="24"/>
                <w:szCs w:val="24"/>
                <w:lang w:eastAsia="en-IN" w:bidi="hi-IN"/>
                <w14:ligatures w14:val="none"/>
              </w:rPr>
              <w:t>Task</w:t>
            </w:r>
          </w:p>
        </w:tc>
        <w:tc>
          <w:tcPr>
            <w:tcW w:w="1387" w:type="dxa"/>
            <w:vAlign w:val="center"/>
            <w:hideMark/>
          </w:tcPr>
          <w:p w14:paraId="49D9792E" w14:textId="77777777" w:rsidR="00FB74C0" w:rsidRPr="00FB74C0" w:rsidRDefault="00FB74C0" w:rsidP="00FB74C0">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FB74C0">
              <w:rPr>
                <w:rFonts w:ascii="Times New Roman" w:eastAsia="Times New Roman" w:hAnsi="Times New Roman" w:cs="Times New Roman"/>
                <w:b/>
                <w:bCs/>
                <w:kern w:val="0"/>
                <w:sz w:val="24"/>
                <w:szCs w:val="24"/>
                <w:lang w:eastAsia="en-IN" w:bidi="hi-IN"/>
                <w14:ligatures w14:val="none"/>
              </w:rPr>
              <w:t>Assigned To</w:t>
            </w:r>
          </w:p>
        </w:tc>
        <w:tc>
          <w:tcPr>
            <w:tcW w:w="1388" w:type="dxa"/>
            <w:vAlign w:val="center"/>
            <w:hideMark/>
          </w:tcPr>
          <w:p w14:paraId="370AAAEF" w14:textId="77777777" w:rsidR="00FB74C0" w:rsidRPr="00FB74C0" w:rsidRDefault="00FB74C0" w:rsidP="00FB74C0">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FB74C0">
              <w:rPr>
                <w:rFonts w:ascii="Times New Roman" w:eastAsia="Times New Roman" w:hAnsi="Times New Roman" w:cs="Times New Roman"/>
                <w:b/>
                <w:bCs/>
                <w:kern w:val="0"/>
                <w:sz w:val="24"/>
                <w:szCs w:val="24"/>
                <w:lang w:eastAsia="en-IN" w:bidi="hi-IN"/>
                <w14:ligatures w14:val="none"/>
              </w:rPr>
              <w:t>Start Date</w:t>
            </w:r>
          </w:p>
        </w:tc>
        <w:tc>
          <w:tcPr>
            <w:tcW w:w="962" w:type="dxa"/>
            <w:vAlign w:val="center"/>
            <w:hideMark/>
          </w:tcPr>
          <w:p w14:paraId="2F4C68C5" w14:textId="77777777" w:rsidR="00FB74C0" w:rsidRPr="00FB74C0" w:rsidRDefault="00FB74C0" w:rsidP="00FB74C0">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FB74C0">
              <w:rPr>
                <w:rFonts w:ascii="Times New Roman" w:eastAsia="Times New Roman" w:hAnsi="Times New Roman" w:cs="Times New Roman"/>
                <w:b/>
                <w:bCs/>
                <w:kern w:val="0"/>
                <w:sz w:val="24"/>
                <w:szCs w:val="24"/>
                <w:lang w:eastAsia="en-IN" w:bidi="hi-IN"/>
                <w14:ligatures w14:val="none"/>
              </w:rPr>
              <w:t>End Date</w:t>
            </w:r>
          </w:p>
        </w:tc>
        <w:tc>
          <w:tcPr>
            <w:tcW w:w="1940" w:type="dxa"/>
            <w:vAlign w:val="center"/>
            <w:hideMark/>
          </w:tcPr>
          <w:p w14:paraId="215C0E28" w14:textId="77777777" w:rsidR="00FB74C0" w:rsidRPr="00FB74C0" w:rsidRDefault="00FB74C0" w:rsidP="00FB74C0">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FB74C0">
              <w:rPr>
                <w:rFonts w:ascii="Times New Roman" w:eastAsia="Times New Roman" w:hAnsi="Times New Roman" w:cs="Times New Roman"/>
                <w:b/>
                <w:bCs/>
                <w:kern w:val="0"/>
                <w:sz w:val="24"/>
                <w:szCs w:val="24"/>
                <w:lang w:eastAsia="en-IN" w:bidi="hi-IN"/>
                <w14:ligatures w14:val="none"/>
              </w:rPr>
              <w:t>Status</w:t>
            </w:r>
          </w:p>
        </w:tc>
      </w:tr>
      <w:tr w:rsidR="00D24D42" w:rsidRPr="00FB74C0" w14:paraId="6F92B1A1" w14:textId="77777777" w:rsidTr="00D24D42">
        <w:trPr>
          <w:tblCellSpacing w:w="15" w:type="dxa"/>
        </w:trPr>
        <w:tc>
          <w:tcPr>
            <w:tcW w:w="2649" w:type="dxa"/>
            <w:tcBorders>
              <w:top w:val="single" w:sz="4" w:space="0" w:color="auto"/>
              <w:left w:val="single" w:sz="4" w:space="0" w:color="auto"/>
              <w:bottom w:val="single" w:sz="4" w:space="0" w:color="auto"/>
              <w:right w:val="single" w:sz="4" w:space="0" w:color="auto"/>
            </w:tcBorders>
            <w:vAlign w:val="center"/>
          </w:tcPr>
          <w:p w14:paraId="542DE060" w14:textId="356E97B1" w:rsidR="00FB74C0" w:rsidRPr="00FB74C0" w:rsidRDefault="00FB74C0" w:rsidP="00FB74C0">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p>
        </w:tc>
        <w:tc>
          <w:tcPr>
            <w:tcW w:w="1387" w:type="dxa"/>
            <w:tcBorders>
              <w:top w:val="single" w:sz="4" w:space="0" w:color="auto"/>
              <w:left w:val="single" w:sz="4" w:space="0" w:color="auto"/>
              <w:bottom w:val="single" w:sz="4" w:space="0" w:color="auto"/>
              <w:right w:val="single" w:sz="4" w:space="0" w:color="auto"/>
            </w:tcBorders>
            <w:vAlign w:val="center"/>
          </w:tcPr>
          <w:p w14:paraId="7F05AC4C" w14:textId="58259915" w:rsidR="00FB74C0" w:rsidRPr="00FB74C0" w:rsidRDefault="00FB74C0" w:rsidP="00FB74C0">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p>
        </w:tc>
        <w:tc>
          <w:tcPr>
            <w:tcW w:w="1388" w:type="dxa"/>
            <w:tcBorders>
              <w:top w:val="single" w:sz="4" w:space="0" w:color="auto"/>
              <w:left w:val="single" w:sz="4" w:space="0" w:color="auto"/>
              <w:bottom w:val="single" w:sz="4" w:space="0" w:color="auto"/>
              <w:right w:val="single" w:sz="4" w:space="0" w:color="auto"/>
            </w:tcBorders>
            <w:vAlign w:val="center"/>
          </w:tcPr>
          <w:p w14:paraId="17AFCF41" w14:textId="662C9A3A" w:rsidR="00FB74C0" w:rsidRPr="00FB74C0" w:rsidRDefault="00FB74C0" w:rsidP="00FB74C0">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p>
        </w:tc>
        <w:tc>
          <w:tcPr>
            <w:tcW w:w="962" w:type="dxa"/>
            <w:tcBorders>
              <w:top w:val="single" w:sz="4" w:space="0" w:color="auto"/>
              <w:left w:val="single" w:sz="4" w:space="0" w:color="auto"/>
              <w:bottom w:val="single" w:sz="4" w:space="0" w:color="auto"/>
              <w:right w:val="single" w:sz="4" w:space="0" w:color="auto"/>
            </w:tcBorders>
            <w:vAlign w:val="center"/>
          </w:tcPr>
          <w:p w14:paraId="4EAEBCF7" w14:textId="79C71990" w:rsidR="00FB74C0" w:rsidRPr="00FB74C0" w:rsidRDefault="00FB74C0" w:rsidP="00FB74C0">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p>
        </w:tc>
        <w:tc>
          <w:tcPr>
            <w:tcW w:w="1940" w:type="dxa"/>
            <w:tcBorders>
              <w:top w:val="single" w:sz="4" w:space="0" w:color="auto"/>
              <w:left w:val="single" w:sz="4" w:space="0" w:color="auto"/>
              <w:bottom w:val="single" w:sz="4" w:space="0" w:color="auto"/>
              <w:right w:val="single" w:sz="4" w:space="0" w:color="auto"/>
            </w:tcBorders>
            <w:vAlign w:val="center"/>
          </w:tcPr>
          <w:p w14:paraId="20942D18" w14:textId="352C2653" w:rsidR="00FB74C0" w:rsidRPr="00FB74C0" w:rsidRDefault="00FB74C0" w:rsidP="00FB74C0">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p>
        </w:tc>
      </w:tr>
      <w:tr w:rsidR="00D24D42" w:rsidRPr="00FB74C0" w14:paraId="0E5937B4" w14:textId="77777777" w:rsidTr="00D24D42">
        <w:trPr>
          <w:tblCellSpacing w:w="15" w:type="dxa"/>
        </w:trPr>
        <w:tc>
          <w:tcPr>
            <w:tcW w:w="2649" w:type="dxa"/>
            <w:tcBorders>
              <w:top w:val="single" w:sz="4" w:space="0" w:color="auto"/>
              <w:left w:val="single" w:sz="4" w:space="0" w:color="auto"/>
              <w:bottom w:val="single" w:sz="4" w:space="0" w:color="auto"/>
              <w:right w:val="single" w:sz="4" w:space="0" w:color="auto"/>
            </w:tcBorders>
            <w:vAlign w:val="center"/>
          </w:tcPr>
          <w:p w14:paraId="69B56B5E" w14:textId="1480C514" w:rsidR="00FB74C0" w:rsidRPr="00FB74C0" w:rsidRDefault="00FB74C0" w:rsidP="00FB74C0">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p>
        </w:tc>
        <w:tc>
          <w:tcPr>
            <w:tcW w:w="1387" w:type="dxa"/>
            <w:tcBorders>
              <w:top w:val="single" w:sz="4" w:space="0" w:color="auto"/>
              <w:left w:val="single" w:sz="4" w:space="0" w:color="auto"/>
              <w:bottom w:val="single" w:sz="4" w:space="0" w:color="auto"/>
              <w:right w:val="single" w:sz="4" w:space="0" w:color="auto"/>
            </w:tcBorders>
            <w:vAlign w:val="center"/>
          </w:tcPr>
          <w:p w14:paraId="6FE4D4FB" w14:textId="655BF988" w:rsidR="00FB74C0" w:rsidRPr="00FB74C0" w:rsidRDefault="00FB74C0" w:rsidP="00FB74C0">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p>
        </w:tc>
        <w:tc>
          <w:tcPr>
            <w:tcW w:w="1388" w:type="dxa"/>
            <w:tcBorders>
              <w:top w:val="single" w:sz="4" w:space="0" w:color="auto"/>
              <w:left w:val="single" w:sz="4" w:space="0" w:color="auto"/>
              <w:bottom w:val="single" w:sz="4" w:space="0" w:color="auto"/>
              <w:right w:val="single" w:sz="4" w:space="0" w:color="auto"/>
            </w:tcBorders>
            <w:vAlign w:val="center"/>
          </w:tcPr>
          <w:p w14:paraId="38CB873D" w14:textId="520D5AA9" w:rsidR="00FB74C0" w:rsidRPr="00FB74C0" w:rsidRDefault="00FB74C0" w:rsidP="00FB74C0">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p>
        </w:tc>
        <w:tc>
          <w:tcPr>
            <w:tcW w:w="962" w:type="dxa"/>
            <w:tcBorders>
              <w:top w:val="single" w:sz="4" w:space="0" w:color="auto"/>
              <w:left w:val="single" w:sz="4" w:space="0" w:color="auto"/>
              <w:bottom w:val="single" w:sz="4" w:space="0" w:color="auto"/>
              <w:right w:val="single" w:sz="4" w:space="0" w:color="auto"/>
            </w:tcBorders>
            <w:vAlign w:val="center"/>
          </w:tcPr>
          <w:p w14:paraId="730FF1EB" w14:textId="109F8065" w:rsidR="00FB74C0" w:rsidRPr="00FB74C0" w:rsidRDefault="00FB74C0" w:rsidP="00FB74C0">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p>
        </w:tc>
        <w:tc>
          <w:tcPr>
            <w:tcW w:w="1940" w:type="dxa"/>
            <w:tcBorders>
              <w:top w:val="single" w:sz="4" w:space="0" w:color="auto"/>
              <w:left w:val="single" w:sz="4" w:space="0" w:color="auto"/>
              <w:bottom w:val="single" w:sz="4" w:space="0" w:color="auto"/>
              <w:right w:val="single" w:sz="4" w:space="0" w:color="auto"/>
            </w:tcBorders>
            <w:vAlign w:val="center"/>
          </w:tcPr>
          <w:p w14:paraId="45C0BE81" w14:textId="6EBE2BB4" w:rsidR="00FB74C0" w:rsidRPr="00FB74C0" w:rsidRDefault="00FB74C0" w:rsidP="00FB74C0">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p>
        </w:tc>
      </w:tr>
      <w:tr w:rsidR="00D24D42" w:rsidRPr="00FB74C0" w14:paraId="1A1D7401" w14:textId="77777777" w:rsidTr="00D24D42">
        <w:trPr>
          <w:tblCellSpacing w:w="15" w:type="dxa"/>
        </w:trPr>
        <w:tc>
          <w:tcPr>
            <w:tcW w:w="2649" w:type="dxa"/>
            <w:tcBorders>
              <w:top w:val="single" w:sz="4" w:space="0" w:color="auto"/>
              <w:left w:val="single" w:sz="4" w:space="0" w:color="auto"/>
              <w:bottom w:val="single" w:sz="4" w:space="0" w:color="auto"/>
              <w:right w:val="single" w:sz="4" w:space="0" w:color="auto"/>
            </w:tcBorders>
            <w:vAlign w:val="center"/>
          </w:tcPr>
          <w:p w14:paraId="0FBAA9E5" w14:textId="42D1CB10" w:rsidR="00FB74C0" w:rsidRPr="00FB74C0" w:rsidRDefault="00FB74C0" w:rsidP="00FB74C0">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p>
        </w:tc>
        <w:tc>
          <w:tcPr>
            <w:tcW w:w="1387" w:type="dxa"/>
            <w:tcBorders>
              <w:top w:val="single" w:sz="4" w:space="0" w:color="auto"/>
              <w:left w:val="single" w:sz="4" w:space="0" w:color="auto"/>
              <w:bottom w:val="single" w:sz="4" w:space="0" w:color="auto"/>
              <w:right w:val="single" w:sz="4" w:space="0" w:color="auto"/>
            </w:tcBorders>
            <w:vAlign w:val="center"/>
          </w:tcPr>
          <w:p w14:paraId="07145DD5" w14:textId="66576BDC" w:rsidR="00FB74C0" w:rsidRPr="00FB74C0" w:rsidRDefault="00FB74C0" w:rsidP="00FB74C0">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p>
        </w:tc>
        <w:tc>
          <w:tcPr>
            <w:tcW w:w="1388" w:type="dxa"/>
            <w:tcBorders>
              <w:top w:val="single" w:sz="4" w:space="0" w:color="auto"/>
              <w:left w:val="single" w:sz="4" w:space="0" w:color="auto"/>
              <w:bottom w:val="single" w:sz="4" w:space="0" w:color="auto"/>
              <w:right w:val="single" w:sz="4" w:space="0" w:color="auto"/>
            </w:tcBorders>
            <w:vAlign w:val="center"/>
          </w:tcPr>
          <w:p w14:paraId="33606B3A" w14:textId="132DFD34" w:rsidR="00FB74C0" w:rsidRPr="00FB74C0" w:rsidRDefault="00FB74C0" w:rsidP="00FB74C0">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p>
        </w:tc>
        <w:tc>
          <w:tcPr>
            <w:tcW w:w="962" w:type="dxa"/>
            <w:tcBorders>
              <w:top w:val="single" w:sz="4" w:space="0" w:color="auto"/>
              <w:left w:val="single" w:sz="4" w:space="0" w:color="auto"/>
              <w:bottom w:val="single" w:sz="4" w:space="0" w:color="auto"/>
              <w:right w:val="single" w:sz="4" w:space="0" w:color="auto"/>
            </w:tcBorders>
            <w:vAlign w:val="center"/>
          </w:tcPr>
          <w:p w14:paraId="14FE686A" w14:textId="6B756EF1" w:rsidR="00FB74C0" w:rsidRPr="00FB74C0" w:rsidRDefault="00FB74C0" w:rsidP="00FB74C0">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p>
        </w:tc>
        <w:tc>
          <w:tcPr>
            <w:tcW w:w="1940" w:type="dxa"/>
            <w:tcBorders>
              <w:top w:val="single" w:sz="4" w:space="0" w:color="auto"/>
              <w:left w:val="single" w:sz="4" w:space="0" w:color="auto"/>
              <w:bottom w:val="single" w:sz="4" w:space="0" w:color="auto"/>
              <w:right w:val="single" w:sz="4" w:space="0" w:color="auto"/>
            </w:tcBorders>
            <w:vAlign w:val="center"/>
          </w:tcPr>
          <w:p w14:paraId="7EF863E6" w14:textId="2B154E9C" w:rsidR="00FB74C0" w:rsidRPr="00FB74C0" w:rsidRDefault="00FB74C0" w:rsidP="00FB74C0">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p>
        </w:tc>
      </w:tr>
    </w:tbl>
    <w:p w14:paraId="76F8112B" w14:textId="77777777" w:rsidR="00FB74C0" w:rsidRPr="00FB74C0" w:rsidRDefault="00FB74C0" w:rsidP="00FB74C0">
      <w:pPr>
        <w:spacing w:before="100" w:beforeAutospacing="1" w:after="100" w:afterAutospacing="1" w:line="240" w:lineRule="auto"/>
        <w:outlineLvl w:val="1"/>
        <w:rPr>
          <w:rFonts w:ascii="Times New Roman" w:eastAsia="Times New Roman" w:hAnsi="Times New Roman" w:cs="Times New Roman"/>
          <w:b/>
          <w:bCs/>
          <w:color w:val="4C94D8" w:themeColor="text2" w:themeTint="80"/>
          <w:kern w:val="0"/>
          <w:sz w:val="36"/>
          <w:szCs w:val="36"/>
          <w:lang w:eastAsia="en-IN" w:bidi="hi-IN"/>
          <w14:ligatures w14:val="none"/>
        </w:rPr>
      </w:pPr>
      <w:r w:rsidRPr="00FB74C0">
        <w:rPr>
          <w:rFonts w:ascii="Times New Roman" w:eastAsia="Times New Roman" w:hAnsi="Times New Roman" w:cs="Times New Roman"/>
          <w:b/>
          <w:bCs/>
          <w:color w:val="4C94D8" w:themeColor="text2" w:themeTint="80"/>
          <w:kern w:val="0"/>
          <w:sz w:val="36"/>
          <w:szCs w:val="36"/>
          <w:lang w:eastAsia="en-IN" w:bidi="hi-IN"/>
          <w14:ligatures w14:val="none"/>
        </w:rPr>
        <w:t>Testing Plan</w:t>
      </w:r>
    </w:p>
    <w:p w14:paraId="25B7916A" w14:textId="354DE3D5" w:rsidR="00FB74C0" w:rsidRPr="00FB74C0" w:rsidRDefault="00FB74C0" w:rsidP="00FB74C0">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FB74C0">
        <w:rPr>
          <w:rFonts w:ascii="Times New Roman" w:eastAsia="Times New Roman" w:hAnsi="Times New Roman" w:cs="Times New Roman"/>
          <w:kern w:val="0"/>
          <w:sz w:val="24"/>
          <w:szCs w:val="24"/>
          <w:lang w:eastAsia="en-IN" w:bidi="hi-IN"/>
          <w14:ligatures w14:val="none"/>
        </w:rPr>
        <w:t>Unit testing for individual components</w:t>
      </w:r>
      <w:r w:rsidR="00482EF1">
        <w:rPr>
          <w:rFonts w:ascii="Times New Roman" w:eastAsia="Times New Roman" w:hAnsi="Times New Roman" w:cs="Times New Roman"/>
          <w:kern w:val="0"/>
          <w:sz w:val="24"/>
          <w:szCs w:val="24"/>
          <w:lang w:eastAsia="en-IN" w:bidi="hi-IN"/>
          <w14:ligatures w14:val="none"/>
        </w:rPr>
        <w:t xml:space="preserve"> on </w:t>
      </w:r>
      <w:r w:rsidR="00534F76">
        <w:rPr>
          <w:rFonts w:ascii="Times New Roman" w:eastAsia="Times New Roman" w:hAnsi="Times New Roman" w:cs="Times New Roman"/>
          <w:kern w:val="0"/>
          <w:sz w:val="24"/>
          <w:szCs w:val="24"/>
          <w:lang w:eastAsia="en-IN" w:bidi="hi-IN"/>
          <w14:ligatures w14:val="none"/>
        </w:rPr>
        <w:t>STM</w:t>
      </w:r>
      <w:r w:rsidR="00482EF1">
        <w:rPr>
          <w:rFonts w:ascii="Times New Roman" w:eastAsia="Times New Roman" w:hAnsi="Times New Roman" w:cs="Times New Roman"/>
          <w:kern w:val="0"/>
          <w:sz w:val="24"/>
          <w:szCs w:val="24"/>
          <w:lang w:eastAsia="en-IN" w:bidi="hi-IN"/>
          <w14:ligatures w14:val="none"/>
        </w:rPr>
        <w:t xml:space="preserve"> Evaluation board by simulating the interfaces</w:t>
      </w:r>
    </w:p>
    <w:p w14:paraId="0E524D7A" w14:textId="08DACC08" w:rsidR="00FB74C0" w:rsidRPr="00FB74C0" w:rsidRDefault="00FB74C0" w:rsidP="00FB74C0">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FB74C0">
        <w:rPr>
          <w:rFonts w:ascii="Times New Roman" w:eastAsia="Times New Roman" w:hAnsi="Times New Roman" w:cs="Times New Roman"/>
          <w:kern w:val="0"/>
          <w:sz w:val="24"/>
          <w:szCs w:val="24"/>
          <w:lang w:eastAsia="en-IN" w:bidi="hi-IN"/>
          <w14:ligatures w14:val="none"/>
        </w:rPr>
        <w:t>Integration testing for different modules</w:t>
      </w:r>
      <w:r w:rsidR="00482EF1">
        <w:rPr>
          <w:rFonts w:ascii="Times New Roman" w:eastAsia="Times New Roman" w:hAnsi="Times New Roman" w:cs="Times New Roman"/>
          <w:kern w:val="0"/>
          <w:sz w:val="24"/>
          <w:szCs w:val="24"/>
          <w:lang w:eastAsia="en-IN" w:bidi="hi-IN"/>
          <w14:ligatures w14:val="none"/>
        </w:rPr>
        <w:t xml:space="preserve"> on the final target hardware</w:t>
      </w:r>
    </w:p>
    <w:p w14:paraId="0465196E" w14:textId="77777777" w:rsidR="00FB74C0" w:rsidRPr="00FB74C0" w:rsidRDefault="00FB74C0" w:rsidP="00FB74C0">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FB74C0">
        <w:rPr>
          <w:rFonts w:ascii="Times New Roman" w:eastAsia="Times New Roman" w:hAnsi="Times New Roman" w:cs="Times New Roman"/>
          <w:kern w:val="0"/>
          <w:sz w:val="24"/>
          <w:szCs w:val="24"/>
          <w:lang w:eastAsia="en-IN" w:bidi="hi-IN"/>
          <w14:ligatures w14:val="none"/>
        </w:rPr>
        <w:t>Performance testing to ensure scalability and responsiveness</w:t>
      </w:r>
    </w:p>
    <w:p w14:paraId="358D46E9" w14:textId="77777777" w:rsidR="00FB74C0" w:rsidRPr="00FB74C0" w:rsidRDefault="00FB74C0" w:rsidP="00FB74C0">
      <w:pPr>
        <w:spacing w:before="100" w:beforeAutospacing="1" w:after="100" w:afterAutospacing="1" w:line="240" w:lineRule="auto"/>
        <w:outlineLvl w:val="1"/>
        <w:rPr>
          <w:rFonts w:ascii="Times New Roman" w:eastAsia="Times New Roman" w:hAnsi="Times New Roman" w:cs="Times New Roman"/>
          <w:b/>
          <w:bCs/>
          <w:color w:val="4C94D8" w:themeColor="text2" w:themeTint="80"/>
          <w:kern w:val="0"/>
          <w:sz w:val="36"/>
          <w:szCs w:val="36"/>
          <w:lang w:eastAsia="en-IN" w:bidi="hi-IN"/>
          <w14:ligatures w14:val="none"/>
        </w:rPr>
      </w:pPr>
      <w:r w:rsidRPr="00FB74C0">
        <w:rPr>
          <w:rFonts w:ascii="Times New Roman" w:eastAsia="Times New Roman" w:hAnsi="Times New Roman" w:cs="Times New Roman"/>
          <w:b/>
          <w:bCs/>
          <w:color w:val="4C94D8" w:themeColor="text2" w:themeTint="80"/>
          <w:kern w:val="0"/>
          <w:sz w:val="36"/>
          <w:szCs w:val="36"/>
          <w:lang w:eastAsia="en-IN" w:bidi="hi-IN"/>
          <w14:ligatures w14:val="none"/>
        </w:rPr>
        <w:t>Maintenance Plan</w:t>
      </w:r>
    </w:p>
    <w:p w14:paraId="07E62A18" w14:textId="77777777" w:rsidR="00FB74C0" w:rsidRPr="00FB74C0" w:rsidRDefault="00FB74C0" w:rsidP="00FB74C0">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FB74C0">
        <w:rPr>
          <w:rFonts w:ascii="Times New Roman" w:eastAsia="Times New Roman" w:hAnsi="Times New Roman" w:cs="Times New Roman"/>
          <w:kern w:val="0"/>
          <w:sz w:val="24"/>
          <w:szCs w:val="24"/>
          <w:lang w:eastAsia="en-IN" w:bidi="hi-IN"/>
          <w14:ligatures w14:val="none"/>
        </w:rPr>
        <w:t>The maintenance plan includes regular updates, bug fixes, and feature enhancements based on user feedback. The plan also outlines the process for handling support requests and ensuring system availability.</w:t>
      </w:r>
    </w:p>
    <w:p w14:paraId="78B5309A" w14:textId="6141B64C" w:rsidR="00FB74C0" w:rsidRPr="00FB74C0" w:rsidRDefault="00FB74C0" w:rsidP="00FB74C0">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FB74C0">
        <w:rPr>
          <w:rFonts w:ascii="Times New Roman" w:eastAsia="Times New Roman" w:hAnsi="Times New Roman" w:cs="Times New Roman"/>
          <w:b/>
          <w:bCs/>
          <w:kern w:val="0"/>
          <w:sz w:val="24"/>
          <w:szCs w:val="24"/>
          <w:lang w:eastAsia="en-IN" w:bidi="hi-IN"/>
          <w14:ligatures w14:val="none"/>
        </w:rPr>
        <w:t>Signatures:</w:t>
      </w:r>
    </w:p>
    <w:p w14:paraId="5A167C47" w14:textId="77777777" w:rsidR="00FB74C0" w:rsidRPr="00FB74C0" w:rsidRDefault="00FB74C0" w:rsidP="00FB74C0">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FB74C0">
        <w:rPr>
          <w:rFonts w:ascii="Times New Roman" w:eastAsia="Times New Roman" w:hAnsi="Times New Roman" w:cs="Times New Roman"/>
          <w:kern w:val="0"/>
          <w:sz w:val="24"/>
          <w:szCs w:val="24"/>
          <w:lang w:eastAsia="en-IN" w:bidi="hi-IN"/>
          <w14:ligatures w14:val="none"/>
        </w:rPr>
        <w:t>Project Manager: ___________________________________________</w:t>
      </w:r>
    </w:p>
    <w:p w14:paraId="2BAAA535" w14:textId="77777777" w:rsidR="00FB74C0" w:rsidRPr="00FB74C0" w:rsidRDefault="00FB74C0" w:rsidP="00FB74C0">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FB74C0">
        <w:rPr>
          <w:rFonts w:ascii="Times New Roman" w:eastAsia="Times New Roman" w:hAnsi="Times New Roman" w:cs="Times New Roman"/>
          <w:kern w:val="0"/>
          <w:sz w:val="24"/>
          <w:szCs w:val="24"/>
          <w:lang w:eastAsia="en-IN" w:bidi="hi-IN"/>
          <w14:ligatures w14:val="none"/>
        </w:rPr>
        <w:t>Lead Developer: ____________________________________________</w:t>
      </w:r>
    </w:p>
    <w:p w14:paraId="43FB99BE" w14:textId="77777777" w:rsidR="007A70FC" w:rsidRPr="00FB74C0" w:rsidRDefault="007A70FC" w:rsidP="007A70FC">
      <w:pPr>
        <w:spacing w:before="100" w:beforeAutospacing="1" w:after="100" w:afterAutospacing="1" w:line="240" w:lineRule="auto"/>
        <w:outlineLvl w:val="1"/>
        <w:rPr>
          <w:rFonts w:ascii="Times New Roman" w:eastAsia="Times New Roman" w:hAnsi="Times New Roman" w:cs="Times New Roman"/>
          <w:b/>
          <w:bCs/>
          <w:color w:val="4C94D8" w:themeColor="text2" w:themeTint="80"/>
          <w:kern w:val="0"/>
          <w:sz w:val="36"/>
          <w:szCs w:val="36"/>
          <w:lang w:eastAsia="en-IN" w:bidi="hi-IN"/>
          <w14:ligatures w14:val="none"/>
        </w:rPr>
      </w:pPr>
      <w:r w:rsidRPr="00FB74C0">
        <w:rPr>
          <w:rFonts w:ascii="Times New Roman" w:eastAsia="Times New Roman" w:hAnsi="Times New Roman" w:cs="Times New Roman"/>
          <w:b/>
          <w:bCs/>
          <w:color w:val="4C94D8" w:themeColor="text2" w:themeTint="80"/>
          <w:kern w:val="0"/>
          <w:sz w:val="36"/>
          <w:szCs w:val="36"/>
          <w:lang w:eastAsia="en-IN" w:bidi="hi-IN"/>
          <w14:ligatures w14:val="none"/>
        </w:rPr>
        <w:t>Conclusion</w:t>
      </w:r>
    </w:p>
    <w:p w14:paraId="06E96CB2" w14:textId="54AD69A8" w:rsidR="007A70FC" w:rsidRDefault="007A70FC" w:rsidP="007A70FC">
      <w:pPr>
        <w:spacing w:before="100" w:beforeAutospacing="1" w:after="100" w:afterAutospacing="1" w:line="240" w:lineRule="auto"/>
        <w:rPr>
          <w:rFonts w:ascii="Times New Roman" w:eastAsia="Times New Roman" w:hAnsi="Times New Roman" w:cs="Times New Roman"/>
          <w:b/>
          <w:bCs/>
          <w:kern w:val="0"/>
          <w:sz w:val="24"/>
          <w:szCs w:val="24"/>
          <w:lang w:eastAsia="en-IN" w:bidi="hi-IN"/>
          <w14:ligatures w14:val="none"/>
        </w:rPr>
      </w:pPr>
      <w:r w:rsidRPr="00FB74C0">
        <w:rPr>
          <w:rFonts w:ascii="Times New Roman" w:eastAsia="Times New Roman" w:hAnsi="Times New Roman" w:cs="Times New Roman"/>
          <w:kern w:val="0"/>
          <w:sz w:val="24"/>
          <w:szCs w:val="24"/>
          <w:lang w:eastAsia="en-IN" w:bidi="hi-IN"/>
          <w14:ligatures w14:val="none"/>
        </w:rPr>
        <w:t xml:space="preserve">This software design documentation provides a comprehensive overview of the </w:t>
      </w:r>
      <w:r w:rsidR="00E46334">
        <w:rPr>
          <w:rFonts w:ascii="Times New Roman" w:eastAsia="Times New Roman" w:hAnsi="Times New Roman" w:cs="Times New Roman"/>
          <w:kern w:val="0"/>
          <w:sz w:val="24"/>
          <w:szCs w:val="24"/>
          <w:lang w:eastAsia="en-IN" w:bidi="hi-IN"/>
          <w14:ligatures w14:val="none"/>
        </w:rPr>
        <w:t>Grevol VCU</w:t>
      </w:r>
      <w:r w:rsidRPr="00FB74C0">
        <w:rPr>
          <w:rFonts w:ascii="Times New Roman" w:eastAsia="Times New Roman" w:hAnsi="Times New Roman" w:cs="Times New Roman"/>
          <w:kern w:val="0"/>
          <w:sz w:val="24"/>
          <w:szCs w:val="24"/>
          <w:lang w:eastAsia="en-IN" w:bidi="hi-IN"/>
          <w14:ligatures w14:val="none"/>
        </w:rPr>
        <w:t xml:space="preserve"> </w:t>
      </w:r>
      <w:r w:rsidR="00E46334">
        <w:rPr>
          <w:rFonts w:ascii="Times New Roman" w:eastAsia="Times New Roman" w:hAnsi="Times New Roman" w:cs="Times New Roman"/>
          <w:kern w:val="0"/>
          <w:sz w:val="24"/>
          <w:szCs w:val="24"/>
          <w:lang w:eastAsia="en-IN" w:bidi="hi-IN"/>
          <w14:ligatures w14:val="none"/>
        </w:rPr>
        <w:t>firmware</w:t>
      </w:r>
      <w:r w:rsidRPr="00FB74C0">
        <w:rPr>
          <w:rFonts w:ascii="Times New Roman" w:eastAsia="Times New Roman" w:hAnsi="Times New Roman" w:cs="Times New Roman"/>
          <w:kern w:val="0"/>
          <w:sz w:val="24"/>
          <w:szCs w:val="24"/>
          <w:lang w:eastAsia="en-IN" w:bidi="hi-IN"/>
          <w14:ligatures w14:val="none"/>
        </w:rPr>
        <w:t xml:space="preserve"> design. It includes the system overview, design considerations, specifications, detailed design, implementation plan, testing plan, and maintenance plan. Any revisions to this document will be recorded below.</w:t>
      </w:r>
    </w:p>
    <w:p w14:paraId="4C90ADEE" w14:textId="78163483" w:rsidR="00FB74C0" w:rsidRPr="00FB74C0" w:rsidRDefault="00FB74C0" w:rsidP="00FB74C0">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FB74C0">
        <w:rPr>
          <w:rFonts w:ascii="Times New Roman" w:eastAsia="Times New Roman" w:hAnsi="Times New Roman" w:cs="Times New Roman"/>
          <w:b/>
          <w:bCs/>
          <w:kern w:val="0"/>
          <w:sz w:val="24"/>
          <w:szCs w:val="24"/>
          <w:lang w:eastAsia="en-IN" w:bidi="hi-IN"/>
          <w14:ligatures w14:val="none"/>
        </w:rPr>
        <w:t>Revisions: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95"/>
        <w:gridCol w:w="1368"/>
        <w:gridCol w:w="1843"/>
        <w:gridCol w:w="4678"/>
      </w:tblGrid>
      <w:tr w:rsidR="00FB74C0" w:rsidRPr="00FB74C0" w14:paraId="064C51E9" w14:textId="77777777" w:rsidTr="00FB74C0">
        <w:trPr>
          <w:tblCellSpacing w:w="15" w:type="dxa"/>
        </w:trPr>
        <w:tc>
          <w:tcPr>
            <w:tcW w:w="0" w:type="auto"/>
            <w:vAlign w:val="center"/>
            <w:hideMark/>
          </w:tcPr>
          <w:p w14:paraId="656D6ED5" w14:textId="77777777" w:rsidR="00FB74C0" w:rsidRPr="00FB74C0" w:rsidRDefault="00FB74C0" w:rsidP="00FB74C0">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FB74C0">
              <w:rPr>
                <w:rFonts w:ascii="Times New Roman" w:eastAsia="Times New Roman" w:hAnsi="Times New Roman" w:cs="Times New Roman"/>
                <w:b/>
                <w:bCs/>
                <w:kern w:val="0"/>
                <w:sz w:val="24"/>
                <w:szCs w:val="24"/>
                <w:lang w:eastAsia="en-IN" w:bidi="hi-IN"/>
                <w14:ligatures w14:val="none"/>
              </w:rPr>
              <w:t>Version</w:t>
            </w:r>
          </w:p>
        </w:tc>
        <w:tc>
          <w:tcPr>
            <w:tcW w:w="1338" w:type="dxa"/>
            <w:vAlign w:val="center"/>
            <w:hideMark/>
          </w:tcPr>
          <w:p w14:paraId="3241C662" w14:textId="77777777" w:rsidR="00FB74C0" w:rsidRPr="00FB74C0" w:rsidRDefault="00FB74C0" w:rsidP="00FB74C0">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FB74C0">
              <w:rPr>
                <w:rFonts w:ascii="Times New Roman" w:eastAsia="Times New Roman" w:hAnsi="Times New Roman" w:cs="Times New Roman"/>
                <w:b/>
                <w:bCs/>
                <w:kern w:val="0"/>
                <w:sz w:val="24"/>
                <w:szCs w:val="24"/>
                <w:lang w:eastAsia="en-IN" w:bidi="hi-IN"/>
                <w14:ligatures w14:val="none"/>
              </w:rPr>
              <w:t>Date</w:t>
            </w:r>
          </w:p>
        </w:tc>
        <w:tc>
          <w:tcPr>
            <w:tcW w:w="1813" w:type="dxa"/>
            <w:vAlign w:val="center"/>
            <w:hideMark/>
          </w:tcPr>
          <w:p w14:paraId="206471C0" w14:textId="77777777" w:rsidR="00FB74C0" w:rsidRPr="00FB74C0" w:rsidRDefault="00FB74C0" w:rsidP="00FB74C0">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FB74C0">
              <w:rPr>
                <w:rFonts w:ascii="Times New Roman" w:eastAsia="Times New Roman" w:hAnsi="Times New Roman" w:cs="Times New Roman"/>
                <w:b/>
                <w:bCs/>
                <w:kern w:val="0"/>
                <w:sz w:val="24"/>
                <w:szCs w:val="24"/>
                <w:lang w:eastAsia="en-IN" w:bidi="hi-IN"/>
                <w14:ligatures w14:val="none"/>
              </w:rPr>
              <w:t>Author</w:t>
            </w:r>
          </w:p>
        </w:tc>
        <w:tc>
          <w:tcPr>
            <w:tcW w:w="4633" w:type="dxa"/>
            <w:vAlign w:val="center"/>
            <w:hideMark/>
          </w:tcPr>
          <w:p w14:paraId="486C858D" w14:textId="77777777" w:rsidR="00FB74C0" w:rsidRPr="00FB74C0" w:rsidRDefault="00FB74C0" w:rsidP="00FB74C0">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FB74C0">
              <w:rPr>
                <w:rFonts w:ascii="Times New Roman" w:eastAsia="Times New Roman" w:hAnsi="Times New Roman" w:cs="Times New Roman"/>
                <w:b/>
                <w:bCs/>
                <w:kern w:val="0"/>
                <w:sz w:val="24"/>
                <w:szCs w:val="24"/>
                <w:lang w:eastAsia="en-IN" w:bidi="hi-IN"/>
                <w14:ligatures w14:val="none"/>
              </w:rPr>
              <w:t>Description</w:t>
            </w:r>
          </w:p>
        </w:tc>
      </w:tr>
      <w:tr w:rsidR="00FB74C0" w:rsidRPr="00FB74C0" w14:paraId="0BE28286" w14:textId="77777777" w:rsidTr="00FB74C0">
        <w:trPr>
          <w:tblCellSpacing w:w="15" w:type="dxa"/>
        </w:trPr>
        <w:tc>
          <w:tcPr>
            <w:tcW w:w="0" w:type="auto"/>
            <w:vAlign w:val="center"/>
            <w:hideMark/>
          </w:tcPr>
          <w:p w14:paraId="38EF0966" w14:textId="77777777" w:rsidR="00FB74C0" w:rsidRPr="00FB74C0" w:rsidRDefault="00FB74C0" w:rsidP="00FB74C0">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FB74C0">
              <w:rPr>
                <w:rFonts w:ascii="Times New Roman" w:eastAsia="Times New Roman" w:hAnsi="Times New Roman" w:cs="Times New Roman"/>
                <w:kern w:val="0"/>
                <w:sz w:val="24"/>
                <w:szCs w:val="24"/>
                <w:lang w:eastAsia="en-IN" w:bidi="hi-IN"/>
                <w14:ligatures w14:val="none"/>
              </w:rPr>
              <w:t>1.0</w:t>
            </w:r>
          </w:p>
        </w:tc>
        <w:tc>
          <w:tcPr>
            <w:tcW w:w="1338" w:type="dxa"/>
            <w:vAlign w:val="center"/>
            <w:hideMark/>
          </w:tcPr>
          <w:p w14:paraId="454858E8" w14:textId="02957069" w:rsidR="00FB74C0" w:rsidRPr="00FB74C0" w:rsidRDefault="00FB74C0" w:rsidP="00FB74C0">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t>16-10-2025</w:t>
            </w:r>
          </w:p>
        </w:tc>
        <w:tc>
          <w:tcPr>
            <w:tcW w:w="1813" w:type="dxa"/>
            <w:vAlign w:val="center"/>
            <w:hideMark/>
          </w:tcPr>
          <w:p w14:paraId="0387A7BC" w14:textId="50A68B77" w:rsidR="00FB74C0" w:rsidRPr="00FB74C0" w:rsidRDefault="00FB74C0" w:rsidP="00FB74C0">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Pr>
                <w:rFonts w:ascii="Times New Roman" w:eastAsia="Times New Roman" w:hAnsi="Times New Roman" w:cs="Times New Roman"/>
                <w:kern w:val="0"/>
                <w:sz w:val="24"/>
                <w:szCs w:val="24"/>
                <w:lang w:eastAsia="en-IN" w:bidi="hi-IN"/>
                <w14:ligatures w14:val="none"/>
              </w:rPr>
              <w:t>Prathamesh Patki</w:t>
            </w:r>
          </w:p>
        </w:tc>
        <w:tc>
          <w:tcPr>
            <w:tcW w:w="4633" w:type="dxa"/>
            <w:vAlign w:val="center"/>
            <w:hideMark/>
          </w:tcPr>
          <w:p w14:paraId="063A768C" w14:textId="77777777" w:rsidR="00FB74C0" w:rsidRPr="00FB74C0" w:rsidRDefault="00FB74C0" w:rsidP="00FB74C0">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FB74C0">
              <w:rPr>
                <w:rFonts w:ascii="Times New Roman" w:eastAsia="Times New Roman" w:hAnsi="Times New Roman" w:cs="Times New Roman"/>
                <w:kern w:val="0"/>
                <w:sz w:val="24"/>
                <w:szCs w:val="24"/>
                <w:lang w:eastAsia="en-IN" w:bidi="hi-IN"/>
                <w14:ligatures w14:val="none"/>
              </w:rPr>
              <w:t>Initial version</w:t>
            </w:r>
          </w:p>
        </w:tc>
      </w:tr>
      <w:tr w:rsidR="00FB74C0" w:rsidRPr="00FB74C0" w14:paraId="6946CBE0" w14:textId="77777777" w:rsidTr="00FB74C0">
        <w:trPr>
          <w:tblCellSpacing w:w="15" w:type="dxa"/>
        </w:trPr>
        <w:tc>
          <w:tcPr>
            <w:tcW w:w="0" w:type="auto"/>
            <w:vAlign w:val="center"/>
          </w:tcPr>
          <w:p w14:paraId="0BB601DC" w14:textId="5DA7C25D" w:rsidR="00FB74C0" w:rsidRPr="00FB74C0" w:rsidRDefault="00BF5421" w:rsidP="00FB74C0">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ins w:id="173" w:author="Prathamesh Patki" w:date="2025-11-09T08:46:00Z" w16du:dateUtc="2025-11-09T03:16:00Z">
              <w:r>
                <w:rPr>
                  <w:rFonts w:ascii="Times New Roman" w:eastAsia="Times New Roman" w:hAnsi="Times New Roman" w:cs="Times New Roman"/>
                  <w:kern w:val="0"/>
                  <w:sz w:val="24"/>
                  <w:szCs w:val="24"/>
                  <w:lang w:eastAsia="en-IN" w:bidi="hi-IN"/>
                  <w14:ligatures w14:val="none"/>
                </w:rPr>
                <w:t>1.1</w:t>
              </w:r>
            </w:ins>
          </w:p>
        </w:tc>
        <w:tc>
          <w:tcPr>
            <w:tcW w:w="1338" w:type="dxa"/>
            <w:vAlign w:val="center"/>
          </w:tcPr>
          <w:p w14:paraId="60720AB8" w14:textId="54477A29" w:rsidR="00FB74C0" w:rsidRPr="00FB74C0" w:rsidRDefault="00BF5421" w:rsidP="00FB74C0">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ins w:id="174" w:author="Prathamesh Patki" w:date="2025-11-09T08:46:00Z" w16du:dateUtc="2025-11-09T03:16:00Z">
              <w:r>
                <w:rPr>
                  <w:rFonts w:ascii="Times New Roman" w:eastAsia="Times New Roman" w:hAnsi="Times New Roman" w:cs="Times New Roman"/>
                  <w:kern w:val="0"/>
                  <w:sz w:val="24"/>
                  <w:szCs w:val="24"/>
                  <w:lang w:eastAsia="en-IN" w:bidi="hi-IN"/>
                  <w14:ligatures w14:val="none"/>
                </w:rPr>
                <w:t>09-11-2025</w:t>
              </w:r>
            </w:ins>
          </w:p>
        </w:tc>
        <w:tc>
          <w:tcPr>
            <w:tcW w:w="1813" w:type="dxa"/>
            <w:vAlign w:val="center"/>
          </w:tcPr>
          <w:p w14:paraId="12121EB8" w14:textId="00A62AC1" w:rsidR="00FB74C0" w:rsidRPr="00FB74C0" w:rsidRDefault="00BF5421" w:rsidP="00FB74C0">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ins w:id="175" w:author="Prathamesh Patki" w:date="2025-11-09T08:46:00Z" w16du:dateUtc="2025-11-09T03:16:00Z">
              <w:r>
                <w:rPr>
                  <w:rFonts w:ascii="Times New Roman" w:eastAsia="Times New Roman" w:hAnsi="Times New Roman" w:cs="Times New Roman"/>
                  <w:kern w:val="0"/>
                  <w:sz w:val="24"/>
                  <w:szCs w:val="24"/>
                  <w:lang w:eastAsia="en-IN" w:bidi="hi-IN"/>
                  <w14:ligatures w14:val="none"/>
                </w:rPr>
                <w:t>Prathamesh Patki</w:t>
              </w:r>
            </w:ins>
          </w:p>
        </w:tc>
        <w:tc>
          <w:tcPr>
            <w:tcW w:w="4633" w:type="dxa"/>
            <w:vAlign w:val="center"/>
          </w:tcPr>
          <w:p w14:paraId="5C314592" w14:textId="09FDAAB2" w:rsidR="00FB74C0" w:rsidRPr="00FB74C0" w:rsidRDefault="00AC3739" w:rsidP="00FB74C0">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ins w:id="176" w:author="Prathamesh Patki" w:date="2025-11-09T08:47:00Z" w16du:dateUtc="2025-11-09T03:17:00Z">
              <w:r>
                <w:rPr>
                  <w:rFonts w:ascii="Times New Roman" w:eastAsia="Times New Roman" w:hAnsi="Times New Roman" w:cs="Times New Roman"/>
                  <w:kern w:val="0"/>
                  <w:sz w:val="24"/>
                  <w:szCs w:val="24"/>
                  <w:lang w:eastAsia="en-IN" w:bidi="hi-IN"/>
                  <w14:ligatures w14:val="none"/>
                </w:rPr>
                <w:t>Added updates based on review meeting 1-Nov</w:t>
              </w:r>
            </w:ins>
          </w:p>
        </w:tc>
      </w:tr>
      <w:tr w:rsidR="001253F0" w:rsidRPr="00FB74C0" w14:paraId="058DF04F" w14:textId="77777777" w:rsidTr="00FB74C0">
        <w:trPr>
          <w:tblCellSpacing w:w="15" w:type="dxa"/>
        </w:trPr>
        <w:tc>
          <w:tcPr>
            <w:tcW w:w="0" w:type="auto"/>
            <w:vAlign w:val="center"/>
          </w:tcPr>
          <w:p w14:paraId="5C084869" w14:textId="5403DE6C" w:rsidR="00FB74C0" w:rsidRPr="00FB74C0" w:rsidRDefault="00FB74C0" w:rsidP="00FB74C0">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p>
        </w:tc>
        <w:tc>
          <w:tcPr>
            <w:tcW w:w="1338" w:type="dxa"/>
            <w:vAlign w:val="center"/>
          </w:tcPr>
          <w:p w14:paraId="44CEBD89" w14:textId="03CC69CF" w:rsidR="00FB74C0" w:rsidRPr="00FB74C0" w:rsidRDefault="00FB74C0" w:rsidP="00FB74C0">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p>
        </w:tc>
        <w:tc>
          <w:tcPr>
            <w:tcW w:w="1813" w:type="dxa"/>
            <w:vAlign w:val="center"/>
          </w:tcPr>
          <w:p w14:paraId="4A49FEFF" w14:textId="1433017A" w:rsidR="00FB74C0" w:rsidRPr="00FB74C0" w:rsidRDefault="00FB74C0" w:rsidP="00FB74C0">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p>
        </w:tc>
        <w:tc>
          <w:tcPr>
            <w:tcW w:w="4633" w:type="dxa"/>
            <w:vAlign w:val="center"/>
          </w:tcPr>
          <w:p w14:paraId="13C84864" w14:textId="642901B2" w:rsidR="00FB74C0" w:rsidRPr="00FB74C0" w:rsidRDefault="00FB74C0" w:rsidP="00FB74C0">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p>
        </w:tc>
      </w:tr>
    </w:tbl>
    <w:p w14:paraId="74F40E44" w14:textId="77777777" w:rsidR="00C67E27" w:rsidRDefault="00C67E27"/>
    <w:p w14:paraId="4477FEE9" w14:textId="2B0B440F" w:rsidR="00F343A0" w:rsidRDefault="00F343A0">
      <w:r>
        <w:br w:type="page"/>
      </w:r>
    </w:p>
    <w:p w14:paraId="0162BA97" w14:textId="77777777" w:rsidR="00F343A0" w:rsidRPr="00FB74C0" w:rsidRDefault="00F343A0" w:rsidP="00F343A0">
      <w:pPr>
        <w:spacing w:before="100" w:beforeAutospacing="1" w:after="100" w:afterAutospacing="1" w:line="240" w:lineRule="auto"/>
        <w:outlineLvl w:val="1"/>
        <w:rPr>
          <w:rFonts w:ascii="Times New Roman" w:eastAsia="Times New Roman" w:hAnsi="Times New Roman" w:cs="Times New Roman"/>
          <w:b/>
          <w:bCs/>
          <w:color w:val="4C94D8" w:themeColor="text2" w:themeTint="80"/>
          <w:kern w:val="0"/>
          <w:sz w:val="36"/>
          <w:szCs w:val="36"/>
          <w:lang w:eastAsia="en-IN" w:bidi="hi-IN"/>
          <w14:ligatures w14:val="none"/>
        </w:rPr>
      </w:pPr>
      <w:r>
        <w:rPr>
          <w:rFonts w:ascii="Times New Roman" w:eastAsia="Times New Roman" w:hAnsi="Times New Roman" w:cs="Times New Roman"/>
          <w:b/>
          <w:bCs/>
          <w:color w:val="4C94D8" w:themeColor="text2" w:themeTint="80"/>
          <w:kern w:val="0"/>
          <w:sz w:val="36"/>
          <w:szCs w:val="36"/>
          <w:lang w:eastAsia="en-IN" w:bidi="hi-IN"/>
          <w14:ligatures w14:val="none"/>
        </w:rPr>
        <w:lastRenderedPageBreak/>
        <w:t>Appendix 1</w:t>
      </w:r>
    </w:p>
    <w:p w14:paraId="4B17ACA0" w14:textId="0198A339" w:rsidR="008A51E8" w:rsidRPr="008A51E8" w:rsidRDefault="008A51E8" w:rsidP="008A51E8">
      <w:pPr>
        <w:spacing w:before="100" w:beforeAutospacing="1" w:after="100" w:afterAutospacing="1" w:line="240" w:lineRule="auto"/>
        <w:outlineLvl w:val="1"/>
        <w:rPr>
          <w:rFonts w:ascii="Times New Roman" w:eastAsia="Times New Roman" w:hAnsi="Times New Roman" w:cs="Times New Roman"/>
          <w:b/>
          <w:bCs/>
          <w:kern w:val="0"/>
          <w:sz w:val="24"/>
          <w:szCs w:val="24"/>
          <w:lang w:val="en-US" w:eastAsia="en-IN" w:bidi="hi-IN"/>
          <w14:ligatures w14:val="none"/>
        </w:rPr>
      </w:pPr>
      <w:r w:rsidRPr="008A51E8">
        <w:rPr>
          <w:rFonts w:ascii="Times New Roman" w:eastAsia="Times New Roman" w:hAnsi="Times New Roman" w:cs="Times New Roman"/>
          <w:b/>
          <w:bCs/>
          <w:kern w:val="0"/>
          <w:sz w:val="24"/>
          <w:szCs w:val="24"/>
          <w:lang w:val="en-US" w:eastAsia="en-IN" w:bidi="hi-IN"/>
          <w14:ligatures w14:val="none"/>
        </w:rPr>
        <w:t>Code controls regarding operation of hardware</w:t>
      </w:r>
    </w:p>
    <w:p w14:paraId="66465FFF" w14:textId="77777777" w:rsidR="008A51E8" w:rsidRPr="008A51E8" w:rsidRDefault="008A51E8" w:rsidP="008A51E8">
      <w:pPr>
        <w:numPr>
          <w:ilvl w:val="0"/>
          <w:numId w:val="9"/>
        </w:numPr>
        <w:spacing w:before="100" w:beforeAutospacing="1" w:after="100" w:afterAutospacing="1" w:line="240" w:lineRule="auto"/>
        <w:outlineLvl w:val="1"/>
        <w:rPr>
          <w:rFonts w:ascii="Times New Roman" w:eastAsia="Times New Roman" w:hAnsi="Times New Roman" w:cs="Times New Roman"/>
          <w:kern w:val="0"/>
          <w:sz w:val="24"/>
          <w:szCs w:val="24"/>
          <w:lang w:val="en-US" w:eastAsia="en-IN" w:bidi="hi-IN"/>
          <w14:ligatures w14:val="none"/>
        </w:rPr>
      </w:pPr>
      <w:r w:rsidRPr="008A51E8">
        <w:rPr>
          <w:rFonts w:ascii="Times New Roman" w:eastAsia="Times New Roman" w:hAnsi="Times New Roman" w:cs="Times New Roman"/>
          <w:kern w:val="0"/>
          <w:sz w:val="24"/>
          <w:szCs w:val="24"/>
          <w:lang w:val="en-US" w:eastAsia="en-IN" w:bidi="hi-IN"/>
          <w14:ligatures w14:val="none"/>
        </w:rPr>
        <w:t>adc uses internal 2.5 volt reference. All analog circuits give max output of 2.5 v. for keeping margin for overshoots at nominal values inputs to adc may be lower. Will require a routine to caliberate card testing time.</w:t>
      </w:r>
    </w:p>
    <w:p w14:paraId="34DDACBA" w14:textId="77777777" w:rsidR="008A51E8" w:rsidRPr="008A51E8" w:rsidRDefault="008A51E8" w:rsidP="008A51E8">
      <w:pPr>
        <w:numPr>
          <w:ilvl w:val="0"/>
          <w:numId w:val="9"/>
        </w:numPr>
        <w:spacing w:before="100" w:beforeAutospacing="1" w:after="100" w:afterAutospacing="1" w:line="240" w:lineRule="auto"/>
        <w:outlineLvl w:val="1"/>
        <w:rPr>
          <w:rFonts w:ascii="Times New Roman" w:eastAsia="Times New Roman" w:hAnsi="Times New Roman" w:cs="Times New Roman"/>
          <w:kern w:val="0"/>
          <w:sz w:val="24"/>
          <w:szCs w:val="24"/>
          <w:lang w:val="en-US" w:eastAsia="en-IN" w:bidi="hi-IN"/>
          <w14:ligatures w14:val="none"/>
        </w:rPr>
      </w:pPr>
      <w:r w:rsidRPr="008A51E8">
        <w:rPr>
          <w:rFonts w:ascii="Times New Roman" w:eastAsia="Times New Roman" w:hAnsi="Times New Roman" w:cs="Times New Roman"/>
          <w:kern w:val="0"/>
          <w:sz w:val="24"/>
          <w:szCs w:val="24"/>
          <w:lang w:val="en-US" w:eastAsia="en-IN" w:bidi="hi-IN"/>
          <w14:ligatures w14:val="none"/>
        </w:rPr>
        <w:t>Diagnostic mode testing for all i/o .</w:t>
      </w:r>
    </w:p>
    <w:p w14:paraId="37383569" w14:textId="77777777" w:rsidR="008A51E8" w:rsidRPr="008A51E8" w:rsidRDefault="008A51E8" w:rsidP="008A51E8">
      <w:pPr>
        <w:numPr>
          <w:ilvl w:val="0"/>
          <w:numId w:val="9"/>
        </w:numPr>
        <w:spacing w:before="100" w:beforeAutospacing="1" w:after="100" w:afterAutospacing="1" w:line="240" w:lineRule="auto"/>
        <w:outlineLvl w:val="1"/>
        <w:rPr>
          <w:rFonts w:ascii="Times New Roman" w:eastAsia="Times New Roman" w:hAnsi="Times New Roman" w:cs="Times New Roman"/>
          <w:kern w:val="0"/>
          <w:sz w:val="24"/>
          <w:szCs w:val="24"/>
          <w:lang w:val="en-US" w:eastAsia="en-IN" w:bidi="hi-IN"/>
          <w14:ligatures w14:val="none"/>
        </w:rPr>
      </w:pPr>
      <w:r w:rsidRPr="008A51E8">
        <w:rPr>
          <w:rFonts w:ascii="Times New Roman" w:eastAsia="Times New Roman" w:hAnsi="Times New Roman" w:cs="Times New Roman"/>
          <w:kern w:val="0"/>
          <w:sz w:val="24"/>
          <w:szCs w:val="24"/>
          <w:lang w:val="en-US" w:eastAsia="en-IN" w:bidi="hi-IN"/>
          <w14:ligatures w14:val="none"/>
        </w:rPr>
        <w:t>Supply management: system has 3 supplies.</w:t>
      </w:r>
    </w:p>
    <w:p w14:paraId="0265CED2" w14:textId="77777777" w:rsidR="008A51E8" w:rsidRPr="008A51E8" w:rsidRDefault="008A51E8" w:rsidP="008A51E8">
      <w:pPr>
        <w:numPr>
          <w:ilvl w:val="1"/>
          <w:numId w:val="9"/>
        </w:numPr>
        <w:spacing w:before="100" w:beforeAutospacing="1" w:after="100" w:afterAutospacing="1" w:line="240" w:lineRule="auto"/>
        <w:outlineLvl w:val="1"/>
        <w:rPr>
          <w:rFonts w:ascii="Times New Roman" w:eastAsia="Times New Roman" w:hAnsi="Times New Roman" w:cs="Times New Roman"/>
          <w:kern w:val="0"/>
          <w:sz w:val="24"/>
          <w:szCs w:val="24"/>
          <w:lang w:val="en-US" w:eastAsia="en-IN" w:bidi="hi-IN"/>
          <w14:ligatures w14:val="none"/>
        </w:rPr>
      </w:pPr>
      <w:r w:rsidRPr="008A51E8">
        <w:rPr>
          <w:rFonts w:ascii="Times New Roman" w:eastAsia="Times New Roman" w:hAnsi="Times New Roman" w:cs="Times New Roman"/>
          <w:kern w:val="0"/>
          <w:sz w:val="24"/>
          <w:szCs w:val="24"/>
          <w:lang w:val="en-US" w:eastAsia="en-IN" w:bidi="hi-IN"/>
          <w14:ligatures w14:val="none"/>
        </w:rPr>
        <w:t>A low current linear supply that powers the cpu during sleep state and boot strap the main supply. Max drain .007 ma.</w:t>
      </w:r>
    </w:p>
    <w:p w14:paraId="16BC0151" w14:textId="77777777" w:rsidR="008A51E8" w:rsidRPr="008A51E8" w:rsidRDefault="008A51E8" w:rsidP="008A51E8">
      <w:pPr>
        <w:numPr>
          <w:ilvl w:val="1"/>
          <w:numId w:val="9"/>
        </w:numPr>
        <w:spacing w:before="100" w:beforeAutospacing="1" w:after="100" w:afterAutospacing="1" w:line="240" w:lineRule="auto"/>
        <w:outlineLvl w:val="1"/>
        <w:rPr>
          <w:rFonts w:ascii="Times New Roman" w:eastAsia="Times New Roman" w:hAnsi="Times New Roman" w:cs="Times New Roman"/>
          <w:kern w:val="0"/>
          <w:sz w:val="24"/>
          <w:szCs w:val="24"/>
          <w:lang w:val="en-US" w:eastAsia="en-IN" w:bidi="hi-IN"/>
          <w14:ligatures w14:val="none"/>
        </w:rPr>
      </w:pPr>
      <w:r w:rsidRPr="008A51E8">
        <w:rPr>
          <w:rFonts w:ascii="Times New Roman" w:eastAsia="Times New Roman" w:hAnsi="Times New Roman" w:cs="Times New Roman"/>
          <w:kern w:val="0"/>
          <w:sz w:val="24"/>
          <w:szCs w:val="24"/>
          <w:lang w:val="en-US" w:eastAsia="en-IN" w:bidi="hi-IN"/>
          <w14:ligatures w14:val="none"/>
        </w:rPr>
        <w:t xml:space="preserve">A  7w self oscillating supply that provides  isolated power for the can bus and iot device. And 5v to power up the on board ics. The supply is controlled  by signal </w:t>
      </w:r>
      <w:r w:rsidRPr="008A51E8">
        <w:rPr>
          <w:rFonts w:ascii="Times New Roman" w:eastAsia="Times New Roman" w:hAnsi="Times New Roman" w:cs="Times New Roman"/>
          <w:b/>
          <w:kern w:val="0"/>
          <w:sz w:val="24"/>
          <w:szCs w:val="24"/>
          <w:lang w:val="en-US" w:eastAsia="en-IN" w:bidi="hi-IN"/>
          <w14:ligatures w14:val="none"/>
        </w:rPr>
        <w:t>sdr1</w:t>
      </w:r>
      <w:r w:rsidRPr="008A51E8">
        <w:rPr>
          <w:rFonts w:ascii="Times New Roman" w:eastAsia="Times New Roman" w:hAnsi="Times New Roman" w:cs="Times New Roman"/>
          <w:kern w:val="0"/>
          <w:sz w:val="24"/>
          <w:szCs w:val="24"/>
          <w:lang w:val="en-US" w:eastAsia="en-IN" w:bidi="hi-IN"/>
          <w14:ligatures w14:val="none"/>
        </w:rPr>
        <w:t xml:space="preserve"> ( sdr1 is active low) . in bang bang mode or pwm mode such that 8&lt;v12&lt;10v. this supply is to be used for periodic wake up activities. An isolated source to sense the ignition switch is also provided.</w:t>
      </w:r>
    </w:p>
    <w:p w14:paraId="458B4EA7" w14:textId="77777777" w:rsidR="008A51E8" w:rsidRPr="008A51E8" w:rsidRDefault="008A51E8" w:rsidP="008A51E8">
      <w:pPr>
        <w:numPr>
          <w:ilvl w:val="1"/>
          <w:numId w:val="9"/>
        </w:numPr>
        <w:spacing w:before="100" w:beforeAutospacing="1" w:after="100" w:afterAutospacing="1" w:line="240" w:lineRule="auto"/>
        <w:outlineLvl w:val="1"/>
        <w:rPr>
          <w:rFonts w:ascii="Times New Roman" w:eastAsia="Times New Roman" w:hAnsi="Times New Roman" w:cs="Times New Roman"/>
          <w:kern w:val="0"/>
          <w:sz w:val="24"/>
          <w:szCs w:val="24"/>
          <w:lang w:val="en-US" w:eastAsia="en-IN" w:bidi="hi-IN"/>
          <w14:ligatures w14:val="none"/>
        </w:rPr>
      </w:pPr>
      <w:r w:rsidRPr="008A51E8">
        <w:rPr>
          <w:rFonts w:ascii="Times New Roman" w:eastAsia="Times New Roman" w:hAnsi="Times New Roman" w:cs="Times New Roman"/>
          <w:kern w:val="0"/>
          <w:sz w:val="24"/>
          <w:szCs w:val="24"/>
          <w:lang w:val="en-US" w:eastAsia="en-IN" w:bidi="hi-IN"/>
          <w14:ligatures w14:val="none"/>
        </w:rPr>
        <w:t xml:space="preserve">   A 24w main supply is provide for regular operation . the output of this supply are ored with the outputs of the 7w supply. Hence the 7w supply will go off. Control is by signal( </w:t>
      </w:r>
      <w:r w:rsidRPr="008A51E8">
        <w:rPr>
          <w:rFonts w:ascii="Times New Roman" w:eastAsia="Times New Roman" w:hAnsi="Times New Roman" w:cs="Times New Roman"/>
          <w:b/>
          <w:kern w:val="0"/>
          <w:sz w:val="24"/>
          <w:szCs w:val="24"/>
          <w:lang w:val="en-US" w:eastAsia="en-IN" w:bidi="hi-IN"/>
          <w14:ligatures w14:val="none"/>
        </w:rPr>
        <w:t xml:space="preserve">son) </w:t>
      </w:r>
      <w:r w:rsidRPr="008A51E8">
        <w:rPr>
          <w:rFonts w:ascii="Times New Roman" w:eastAsia="Times New Roman" w:hAnsi="Times New Roman" w:cs="Times New Roman"/>
          <w:kern w:val="0"/>
          <w:sz w:val="24"/>
          <w:szCs w:val="24"/>
          <w:lang w:val="en-US" w:eastAsia="en-IN" w:bidi="hi-IN"/>
          <w14:ligatures w14:val="none"/>
        </w:rPr>
        <w:t>output voltage regulated by supply ic 12v +/- 1v. code may have a monitor on this voltage to detect a fault condition. Supply voltage sensed on (</w:t>
      </w:r>
      <w:r w:rsidRPr="008A51E8">
        <w:rPr>
          <w:rFonts w:ascii="Times New Roman" w:eastAsia="Times New Roman" w:hAnsi="Times New Roman" w:cs="Times New Roman"/>
          <w:b/>
          <w:kern w:val="0"/>
          <w:sz w:val="24"/>
          <w:szCs w:val="24"/>
          <w:lang w:val="en-US" w:eastAsia="en-IN" w:bidi="hi-IN"/>
          <w14:ligatures w14:val="none"/>
        </w:rPr>
        <w:t>AD8</w:t>
      </w:r>
      <w:r w:rsidRPr="008A51E8">
        <w:rPr>
          <w:rFonts w:ascii="Times New Roman" w:eastAsia="Times New Roman" w:hAnsi="Times New Roman" w:cs="Times New Roman"/>
          <w:kern w:val="0"/>
          <w:sz w:val="24"/>
          <w:szCs w:val="24"/>
          <w:lang w:val="en-US" w:eastAsia="en-IN" w:bidi="hi-IN"/>
          <w14:ligatures w14:val="none"/>
        </w:rPr>
        <w:t>)</w:t>
      </w:r>
    </w:p>
    <w:p w14:paraId="0C553F6D" w14:textId="77777777" w:rsidR="008A51E8" w:rsidRPr="008A51E8" w:rsidRDefault="008A51E8" w:rsidP="008A51E8">
      <w:pPr>
        <w:numPr>
          <w:ilvl w:val="1"/>
          <w:numId w:val="9"/>
        </w:numPr>
        <w:spacing w:before="100" w:beforeAutospacing="1" w:after="100" w:afterAutospacing="1" w:line="240" w:lineRule="auto"/>
        <w:outlineLvl w:val="1"/>
        <w:rPr>
          <w:rFonts w:ascii="Times New Roman" w:eastAsia="Times New Roman" w:hAnsi="Times New Roman" w:cs="Times New Roman"/>
          <w:kern w:val="0"/>
          <w:sz w:val="24"/>
          <w:szCs w:val="24"/>
          <w:lang w:val="en-US" w:eastAsia="en-IN" w:bidi="hi-IN"/>
          <w14:ligatures w14:val="none"/>
        </w:rPr>
      </w:pPr>
      <w:r w:rsidRPr="008A51E8">
        <w:rPr>
          <w:rFonts w:ascii="Times New Roman" w:eastAsia="Times New Roman" w:hAnsi="Times New Roman" w:cs="Times New Roman"/>
          <w:kern w:val="0"/>
          <w:sz w:val="24"/>
          <w:szCs w:val="24"/>
          <w:lang w:val="en-US" w:eastAsia="en-IN" w:bidi="hi-IN"/>
          <w14:ligatures w14:val="none"/>
        </w:rPr>
        <w:t>Current consumption is available . (</w:t>
      </w:r>
      <w:r w:rsidRPr="008A51E8">
        <w:rPr>
          <w:rFonts w:ascii="Times New Roman" w:eastAsia="Times New Roman" w:hAnsi="Times New Roman" w:cs="Times New Roman"/>
          <w:b/>
          <w:kern w:val="0"/>
          <w:sz w:val="24"/>
          <w:szCs w:val="24"/>
          <w:lang w:val="en-US" w:eastAsia="en-IN" w:bidi="hi-IN"/>
          <w14:ligatures w14:val="none"/>
        </w:rPr>
        <w:t>AD7</w:t>
      </w:r>
      <w:r w:rsidRPr="008A51E8">
        <w:rPr>
          <w:rFonts w:ascii="Times New Roman" w:eastAsia="Times New Roman" w:hAnsi="Times New Roman" w:cs="Times New Roman"/>
          <w:kern w:val="0"/>
          <w:sz w:val="24"/>
          <w:szCs w:val="24"/>
          <w:lang w:val="en-US" w:eastAsia="en-IN" w:bidi="hi-IN"/>
          <w14:ligatures w14:val="none"/>
        </w:rPr>
        <w:t>) to be used to  modify battery discharged ah. And also to determine if  a peripheral is activated or not. Max sensing is 20amp. Can be changed  by changing resistance r80 and r98. Max amp = 2.5 *R100/r98/</w:t>
      </w:r>
      <w:r w:rsidRPr="008A51E8">
        <w:rPr>
          <w:rFonts w:ascii="Times New Roman" w:eastAsia="Times New Roman" w:hAnsi="Times New Roman" w:cs="Times New Roman"/>
          <w:b/>
          <w:kern w:val="0"/>
          <w:sz w:val="24"/>
          <w:szCs w:val="24"/>
          <w:lang w:val="en-US" w:eastAsia="en-IN" w:bidi="hi-IN"/>
          <w14:ligatures w14:val="none"/>
        </w:rPr>
        <w:t>(</w:t>
      </w:r>
      <w:r w:rsidRPr="008A51E8">
        <w:rPr>
          <w:rFonts w:ascii="Times New Roman" w:eastAsia="Times New Roman" w:hAnsi="Times New Roman" w:cs="Times New Roman"/>
          <w:kern w:val="0"/>
          <w:sz w:val="24"/>
          <w:szCs w:val="24"/>
          <w:lang w:val="en-US" w:eastAsia="en-IN" w:bidi="hi-IN"/>
          <w14:ligatures w14:val="none"/>
        </w:rPr>
        <w:t>r177//r178//r182//r185</w:t>
      </w:r>
      <w:r w:rsidRPr="008A51E8">
        <w:rPr>
          <w:rFonts w:ascii="Times New Roman" w:eastAsia="Times New Roman" w:hAnsi="Times New Roman" w:cs="Times New Roman"/>
          <w:b/>
          <w:kern w:val="0"/>
          <w:sz w:val="24"/>
          <w:szCs w:val="24"/>
          <w:lang w:val="en-US" w:eastAsia="en-IN" w:bidi="hi-IN"/>
          <w14:ligatures w14:val="none"/>
        </w:rPr>
        <w:t>). Monitored for over current sensing.</w:t>
      </w:r>
    </w:p>
    <w:p w14:paraId="3D6EFB82" w14:textId="77777777" w:rsidR="008A51E8" w:rsidRPr="008A51E8" w:rsidRDefault="008A51E8" w:rsidP="008A51E8">
      <w:pPr>
        <w:numPr>
          <w:ilvl w:val="0"/>
          <w:numId w:val="9"/>
        </w:numPr>
        <w:spacing w:before="100" w:beforeAutospacing="1" w:after="100" w:afterAutospacing="1" w:line="240" w:lineRule="auto"/>
        <w:outlineLvl w:val="1"/>
        <w:rPr>
          <w:rFonts w:ascii="Times New Roman" w:eastAsia="Times New Roman" w:hAnsi="Times New Roman" w:cs="Times New Roman"/>
          <w:b/>
          <w:kern w:val="0"/>
          <w:sz w:val="24"/>
          <w:szCs w:val="24"/>
          <w:lang w:val="en-US" w:eastAsia="en-IN" w:bidi="hi-IN"/>
          <w14:ligatures w14:val="none"/>
        </w:rPr>
      </w:pPr>
      <w:r w:rsidRPr="008A51E8">
        <w:rPr>
          <w:rFonts w:ascii="Times New Roman" w:eastAsia="Times New Roman" w:hAnsi="Times New Roman" w:cs="Times New Roman"/>
          <w:kern w:val="0"/>
          <w:sz w:val="24"/>
          <w:szCs w:val="24"/>
          <w:lang w:val="en-US" w:eastAsia="en-IN" w:bidi="hi-IN"/>
          <w14:ligatures w14:val="none"/>
        </w:rPr>
        <w:t xml:space="preserve">Signal </w:t>
      </w:r>
      <w:r w:rsidRPr="008A51E8">
        <w:rPr>
          <w:rFonts w:ascii="Times New Roman" w:eastAsia="Times New Roman" w:hAnsi="Times New Roman" w:cs="Times New Roman"/>
          <w:b/>
          <w:kern w:val="0"/>
          <w:sz w:val="24"/>
          <w:szCs w:val="24"/>
          <w:lang w:val="en-US" w:eastAsia="en-IN" w:bidi="hi-IN"/>
          <w14:ligatures w14:val="none"/>
        </w:rPr>
        <w:t xml:space="preserve">dcon </w:t>
      </w:r>
      <w:r w:rsidRPr="008A51E8">
        <w:rPr>
          <w:rFonts w:ascii="Times New Roman" w:eastAsia="Times New Roman" w:hAnsi="Times New Roman" w:cs="Times New Roman"/>
          <w:kern w:val="0"/>
          <w:sz w:val="24"/>
          <w:szCs w:val="24"/>
          <w:lang w:val="en-US" w:eastAsia="en-IN" w:bidi="hi-IN"/>
          <w14:ligatures w14:val="none"/>
        </w:rPr>
        <w:t>connects the dcdc converter ground to the battery ground . hence enabling the same.</w:t>
      </w:r>
    </w:p>
    <w:p w14:paraId="65B38BEE" w14:textId="77777777" w:rsidR="008A51E8" w:rsidRPr="008A51E8" w:rsidRDefault="008A51E8" w:rsidP="008A51E8">
      <w:pPr>
        <w:spacing w:before="100" w:beforeAutospacing="1" w:after="100" w:afterAutospacing="1" w:line="240" w:lineRule="auto"/>
        <w:outlineLvl w:val="1"/>
        <w:rPr>
          <w:rFonts w:ascii="Times New Roman" w:eastAsia="Times New Roman" w:hAnsi="Times New Roman" w:cs="Times New Roman"/>
          <w:b/>
          <w:kern w:val="0"/>
          <w:sz w:val="24"/>
          <w:szCs w:val="24"/>
          <w:lang w:val="en-US" w:eastAsia="en-IN" w:bidi="hi-IN"/>
          <w14:ligatures w14:val="none"/>
        </w:rPr>
      </w:pPr>
      <w:r w:rsidRPr="008A51E8">
        <w:rPr>
          <w:rFonts w:ascii="Times New Roman" w:eastAsia="Times New Roman" w:hAnsi="Times New Roman" w:cs="Times New Roman"/>
          <w:kern w:val="0"/>
          <w:sz w:val="24"/>
          <w:szCs w:val="24"/>
          <w:lang w:val="en-US" w:eastAsia="en-IN" w:bidi="hi-IN"/>
          <w14:ligatures w14:val="none"/>
        </w:rPr>
        <w:t>DC ON active high with weak pull down. Valid only after main contactor turned on+delay. If after dcon is high and VLS drops detect contactor failure.</w:t>
      </w:r>
    </w:p>
    <w:p w14:paraId="340C2445" w14:textId="77777777" w:rsidR="008A51E8" w:rsidRPr="008A51E8" w:rsidRDefault="008A51E8" w:rsidP="008A51E8">
      <w:pPr>
        <w:numPr>
          <w:ilvl w:val="0"/>
          <w:numId w:val="9"/>
        </w:numPr>
        <w:spacing w:before="100" w:beforeAutospacing="1" w:after="100" w:afterAutospacing="1" w:line="240" w:lineRule="auto"/>
        <w:outlineLvl w:val="1"/>
        <w:rPr>
          <w:rFonts w:ascii="Times New Roman" w:eastAsia="Times New Roman" w:hAnsi="Times New Roman" w:cs="Times New Roman"/>
          <w:b/>
          <w:kern w:val="0"/>
          <w:sz w:val="24"/>
          <w:szCs w:val="24"/>
          <w:lang w:val="en-US" w:eastAsia="en-IN" w:bidi="hi-IN"/>
          <w14:ligatures w14:val="none"/>
        </w:rPr>
      </w:pPr>
      <w:r w:rsidRPr="008A51E8">
        <w:rPr>
          <w:rFonts w:ascii="Times New Roman" w:eastAsia="Times New Roman" w:hAnsi="Times New Roman" w:cs="Times New Roman"/>
          <w:kern w:val="0"/>
          <w:sz w:val="24"/>
          <w:szCs w:val="24"/>
          <w:lang w:val="en-US" w:eastAsia="en-IN" w:bidi="hi-IN"/>
          <w14:ligatures w14:val="none"/>
        </w:rPr>
        <w:t xml:space="preserve"> DCDC converter  output monitored for failure/ short circuit sensed on (</w:t>
      </w:r>
      <w:r w:rsidRPr="008A51E8">
        <w:rPr>
          <w:rFonts w:ascii="Times New Roman" w:eastAsia="Times New Roman" w:hAnsi="Times New Roman" w:cs="Times New Roman"/>
          <w:b/>
          <w:kern w:val="0"/>
          <w:sz w:val="24"/>
          <w:szCs w:val="24"/>
          <w:lang w:val="en-US" w:eastAsia="en-IN" w:bidi="hi-IN"/>
          <w14:ligatures w14:val="none"/>
        </w:rPr>
        <w:t>AD6)</w:t>
      </w:r>
    </w:p>
    <w:p w14:paraId="50D839BE" w14:textId="77777777" w:rsidR="008A51E8" w:rsidRPr="008A51E8" w:rsidRDefault="008A51E8" w:rsidP="008A51E8">
      <w:pPr>
        <w:numPr>
          <w:ilvl w:val="0"/>
          <w:numId w:val="9"/>
        </w:numPr>
        <w:spacing w:before="100" w:beforeAutospacing="1" w:after="100" w:afterAutospacing="1" w:line="240" w:lineRule="auto"/>
        <w:outlineLvl w:val="1"/>
        <w:rPr>
          <w:rFonts w:ascii="Times New Roman" w:eastAsia="Times New Roman" w:hAnsi="Times New Roman" w:cs="Times New Roman"/>
          <w:b/>
          <w:kern w:val="0"/>
          <w:sz w:val="24"/>
          <w:szCs w:val="24"/>
          <w:lang w:val="en-US" w:eastAsia="en-IN" w:bidi="hi-IN"/>
          <w14:ligatures w14:val="none"/>
        </w:rPr>
      </w:pPr>
      <w:r w:rsidRPr="008A51E8">
        <w:rPr>
          <w:rFonts w:ascii="Times New Roman" w:eastAsia="Times New Roman" w:hAnsi="Times New Roman" w:cs="Times New Roman"/>
          <w:kern w:val="0"/>
          <w:sz w:val="24"/>
          <w:szCs w:val="24"/>
          <w:lang w:val="en-US" w:eastAsia="en-IN" w:bidi="hi-IN"/>
          <w14:ligatures w14:val="none"/>
        </w:rPr>
        <w:t>VBs senses the battery voltage = 2.5 volts  for 77.5 volt dc input if zero check fuse f1.</w:t>
      </w:r>
    </w:p>
    <w:p w14:paraId="122BFD3A" w14:textId="77777777" w:rsidR="008A51E8" w:rsidRPr="008A51E8" w:rsidRDefault="008A51E8" w:rsidP="008A51E8">
      <w:pPr>
        <w:numPr>
          <w:ilvl w:val="0"/>
          <w:numId w:val="9"/>
        </w:numPr>
        <w:spacing w:before="100" w:beforeAutospacing="1" w:after="100" w:afterAutospacing="1" w:line="240" w:lineRule="auto"/>
        <w:outlineLvl w:val="1"/>
        <w:rPr>
          <w:rFonts w:ascii="Times New Roman" w:eastAsia="Times New Roman" w:hAnsi="Times New Roman" w:cs="Times New Roman"/>
          <w:b/>
          <w:kern w:val="0"/>
          <w:sz w:val="24"/>
          <w:szCs w:val="24"/>
          <w:lang w:val="en-US" w:eastAsia="en-IN" w:bidi="hi-IN"/>
          <w14:ligatures w14:val="none"/>
        </w:rPr>
      </w:pPr>
      <w:r w:rsidRPr="008A51E8">
        <w:rPr>
          <w:rFonts w:ascii="Times New Roman" w:eastAsia="Times New Roman" w:hAnsi="Times New Roman" w:cs="Times New Roman"/>
          <w:kern w:val="0"/>
          <w:sz w:val="24"/>
          <w:szCs w:val="24"/>
          <w:lang w:val="en-US" w:eastAsia="en-IN" w:bidi="hi-IN"/>
          <w14:ligatures w14:val="none"/>
        </w:rPr>
        <w:t>VLS senses voltage after the contactor.  Data used to control precharge   signal</w:t>
      </w:r>
      <w:r w:rsidRPr="008A51E8">
        <w:rPr>
          <w:rFonts w:ascii="Times New Roman" w:eastAsia="Times New Roman" w:hAnsi="Times New Roman" w:cs="Times New Roman"/>
          <w:b/>
          <w:kern w:val="0"/>
          <w:sz w:val="24"/>
          <w:szCs w:val="24"/>
          <w:lang w:val="en-US" w:eastAsia="en-IN" w:bidi="hi-IN"/>
          <w14:ligatures w14:val="none"/>
        </w:rPr>
        <w:t xml:space="preserve"> pre  </w:t>
      </w:r>
      <w:r w:rsidRPr="008A51E8">
        <w:rPr>
          <w:rFonts w:ascii="Times New Roman" w:eastAsia="Times New Roman" w:hAnsi="Times New Roman" w:cs="Times New Roman"/>
          <w:kern w:val="0"/>
          <w:sz w:val="24"/>
          <w:szCs w:val="24"/>
          <w:lang w:val="en-US" w:eastAsia="en-IN" w:bidi="hi-IN"/>
          <w14:ligatures w14:val="none"/>
        </w:rPr>
        <w:t xml:space="preserve">active low. Configure pin with pull up. </w:t>
      </w:r>
      <w:r w:rsidRPr="008A51E8">
        <w:rPr>
          <w:rFonts w:ascii="Times New Roman" w:eastAsia="Times New Roman" w:hAnsi="Times New Roman" w:cs="Times New Roman"/>
          <w:b/>
          <w:kern w:val="0"/>
          <w:sz w:val="24"/>
          <w:szCs w:val="24"/>
          <w:lang w:val="en-US" w:eastAsia="en-IN" w:bidi="hi-IN"/>
          <w14:ligatures w14:val="none"/>
        </w:rPr>
        <w:t xml:space="preserve">CONT </w:t>
      </w:r>
      <w:r w:rsidRPr="008A51E8">
        <w:rPr>
          <w:rFonts w:ascii="Times New Roman" w:eastAsia="Times New Roman" w:hAnsi="Times New Roman" w:cs="Times New Roman"/>
          <w:kern w:val="0"/>
          <w:sz w:val="24"/>
          <w:szCs w:val="24"/>
          <w:lang w:val="en-US" w:eastAsia="en-IN" w:bidi="hi-IN"/>
          <w14:ligatures w14:val="none"/>
        </w:rPr>
        <w:t>used to activate contactor , active low with internal pull up.</w:t>
      </w:r>
    </w:p>
    <w:p w14:paraId="3C9E4D52" w14:textId="77777777" w:rsidR="008A51E8" w:rsidRPr="008A51E8" w:rsidRDefault="008A51E8" w:rsidP="008A51E8">
      <w:pPr>
        <w:numPr>
          <w:ilvl w:val="0"/>
          <w:numId w:val="9"/>
        </w:numPr>
        <w:spacing w:before="100" w:beforeAutospacing="1" w:after="100" w:afterAutospacing="1" w:line="240" w:lineRule="auto"/>
        <w:outlineLvl w:val="1"/>
        <w:rPr>
          <w:rFonts w:ascii="Times New Roman" w:eastAsia="Times New Roman" w:hAnsi="Times New Roman" w:cs="Times New Roman"/>
          <w:kern w:val="0"/>
          <w:sz w:val="24"/>
          <w:szCs w:val="24"/>
          <w:lang w:val="en-US" w:eastAsia="en-IN" w:bidi="hi-IN"/>
          <w14:ligatures w14:val="none"/>
        </w:rPr>
      </w:pPr>
      <w:r w:rsidRPr="008A51E8">
        <w:rPr>
          <w:rFonts w:ascii="Times New Roman" w:eastAsia="Times New Roman" w:hAnsi="Times New Roman" w:cs="Times New Roman"/>
          <w:kern w:val="0"/>
          <w:sz w:val="24"/>
          <w:szCs w:val="24"/>
          <w:lang w:val="en-US" w:eastAsia="en-IN" w:bidi="hi-IN"/>
          <w14:ligatures w14:val="none"/>
        </w:rPr>
        <w:t>Power supply testing . to test voltage regulation, for max load condition, noload condition , current consumption , input dc variation.card has two power supplies. A 24w supply, and and a 7w supply.</w:t>
      </w:r>
    </w:p>
    <w:p w14:paraId="200925EC" w14:textId="77777777" w:rsidR="008A51E8" w:rsidRPr="008A51E8" w:rsidRDefault="008A51E8" w:rsidP="008A51E8">
      <w:pPr>
        <w:numPr>
          <w:ilvl w:val="0"/>
          <w:numId w:val="9"/>
        </w:numPr>
        <w:spacing w:before="100" w:beforeAutospacing="1" w:after="100" w:afterAutospacing="1" w:line="240" w:lineRule="auto"/>
        <w:outlineLvl w:val="1"/>
        <w:rPr>
          <w:rFonts w:ascii="Times New Roman" w:eastAsia="Times New Roman" w:hAnsi="Times New Roman" w:cs="Times New Roman"/>
          <w:kern w:val="0"/>
          <w:sz w:val="24"/>
          <w:szCs w:val="24"/>
          <w:lang w:val="en-US" w:eastAsia="en-IN" w:bidi="hi-IN"/>
          <w14:ligatures w14:val="none"/>
        </w:rPr>
      </w:pPr>
      <w:r w:rsidRPr="008A51E8">
        <w:rPr>
          <w:rFonts w:ascii="Times New Roman" w:eastAsia="Times New Roman" w:hAnsi="Times New Roman" w:cs="Times New Roman"/>
          <w:kern w:val="0"/>
          <w:sz w:val="24"/>
          <w:szCs w:val="24"/>
          <w:lang w:val="en-US" w:eastAsia="en-IN" w:bidi="hi-IN"/>
          <w14:ligatures w14:val="none"/>
        </w:rPr>
        <w:t>24 w supply is current mode controlled. Has a on/off switch driven by the cpu .</w:t>
      </w:r>
    </w:p>
    <w:p w14:paraId="1A008E20" w14:textId="77777777" w:rsidR="008A51E8" w:rsidRPr="008A51E8" w:rsidRDefault="008A51E8" w:rsidP="008A51E8">
      <w:pPr>
        <w:numPr>
          <w:ilvl w:val="0"/>
          <w:numId w:val="9"/>
        </w:numPr>
        <w:spacing w:before="100" w:beforeAutospacing="1" w:after="100" w:afterAutospacing="1" w:line="240" w:lineRule="auto"/>
        <w:outlineLvl w:val="1"/>
        <w:rPr>
          <w:rFonts w:ascii="Times New Roman" w:eastAsia="Times New Roman" w:hAnsi="Times New Roman" w:cs="Times New Roman"/>
          <w:kern w:val="0"/>
          <w:sz w:val="24"/>
          <w:szCs w:val="24"/>
          <w:lang w:val="en-US" w:eastAsia="en-IN" w:bidi="hi-IN"/>
          <w14:ligatures w14:val="none"/>
        </w:rPr>
      </w:pPr>
      <w:r w:rsidRPr="008A51E8">
        <w:rPr>
          <w:rFonts w:ascii="Times New Roman" w:eastAsia="Times New Roman" w:hAnsi="Times New Roman" w:cs="Times New Roman"/>
          <w:kern w:val="0"/>
          <w:sz w:val="24"/>
          <w:szCs w:val="24"/>
          <w:lang w:val="en-US" w:eastAsia="en-IN" w:bidi="hi-IN"/>
          <w14:ligatures w14:val="none"/>
        </w:rPr>
        <w:t xml:space="preserve">Leakage  test if no leakage  HL(AD9) and LL (AD10) will be equal . (tolerance +/- 5%) else there is leakage error condition to be set after a filter duration . cont=0 and pre = 0  sound alarm .?? </w:t>
      </w:r>
      <w:r w:rsidRPr="008A51E8">
        <w:rPr>
          <w:rFonts w:ascii="Times New Roman" w:eastAsia="Times New Roman" w:hAnsi="Times New Roman" w:cs="Times New Roman"/>
          <w:i/>
          <w:kern w:val="0"/>
          <w:sz w:val="24"/>
          <w:szCs w:val="24"/>
          <w:lang w:val="en-US" w:eastAsia="en-IN" w:bidi="hi-IN"/>
          <w14:ligatures w14:val="none"/>
        </w:rPr>
        <w:t>how to handle reset of this error and what should be frequency of this test.??</w:t>
      </w:r>
    </w:p>
    <w:p w14:paraId="22592EBA" w14:textId="77777777" w:rsidR="008A51E8" w:rsidRPr="008A51E8" w:rsidRDefault="008A51E8" w:rsidP="008A51E8">
      <w:pPr>
        <w:numPr>
          <w:ilvl w:val="0"/>
          <w:numId w:val="9"/>
        </w:numPr>
        <w:spacing w:before="100" w:beforeAutospacing="1" w:after="100" w:afterAutospacing="1" w:line="240" w:lineRule="auto"/>
        <w:outlineLvl w:val="1"/>
        <w:rPr>
          <w:rFonts w:ascii="Times New Roman" w:eastAsia="Times New Roman" w:hAnsi="Times New Roman" w:cs="Times New Roman"/>
          <w:kern w:val="0"/>
          <w:sz w:val="24"/>
          <w:szCs w:val="24"/>
          <w:lang w:val="en-US" w:eastAsia="en-IN" w:bidi="hi-IN"/>
          <w14:ligatures w14:val="none"/>
        </w:rPr>
      </w:pPr>
      <w:r w:rsidRPr="008A51E8">
        <w:rPr>
          <w:rFonts w:ascii="Times New Roman" w:eastAsia="Times New Roman" w:hAnsi="Times New Roman" w:cs="Times New Roman"/>
          <w:b/>
          <w:kern w:val="0"/>
          <w:sz w:val="24"/>
          <w:szCs w:val="24"/>
          <w:lang w:val="en-US" w:eastAsia="en-IN" w:bidi="hi-IN"/>
          <w14:ligatures w14:val="none"/>
        </w:rPr>
        <w:t xml:space="preserve">DISI </w:t>
      </w:r>
      <w:r w:rsidRPr="008A51E8">
        <w:rPr>
          <w:rFonts w:ascii="Times New Roman" w:eastAsia="Times New Roman" w:hAnsi="Times New Roman" w:cs="Times New Roman"/>
          <w:kern w:val="0"/>
          <w:sz w:val="24"/>
          <w:szCs w:val="24"/>
          <w:lang w:val="en-US" w:eastAsia="en-IN" w:bidi="hi-IN"/>
          <w14:ligatures w14:val="none"/>
        </w:rPr>
        <w:t xml:space="preserve"> discharging current max value 400 amp. </w:t>
      </w:r>
      <w:r w:rsidRPr="008A51E8">
        <w:rPr>
          <w:rFonts w:ascii="Times New Roman" w:eastAsia="Times New Roman" w:hAnsi="Times New Roman" w:cs="Times New Roman"/>
          <w:b/>
          <w:kern w:val="0"/>
          <w:sz w:val="24"/>
          <w:szCs w:val="24"/>
          <w:lang w:val="en-US" w:eastAsia="en-IN" w:bidi="hi-IN"/>
          <w14:ligatures w14:val="none"/>
        </w:rPr>
        <w:t xml:space="preserve">CI </w:t>
      </w:r>
      <w:r w:rsidRPr="008A51E8">
        <w:rPr>
          <w:rFonts w:ascii="Times New Roman" w:eastAsia="Times New Roman" w:hAnsi="Times New Roman" w:cs="Times New Roman"/>
          <w:kern w:val="0"/>
          <w:sz w:val="24"/>
          <w:szCs w:val="24"/>
          <w:lang w:val="en-US" w:eastAsia="en-IN" w:bidi="hi-IN"/>
          <w14:ligatures w14:val="none"/>
        </w:rPr>
        <w:t>charging current max value 400 amps to account for regen current.</w:t>
      </w:r>
    </w:p>
    <w:p w14:paraId="52626BE3" w14:textId="77777777" w:rsidR="008A51E8" w:rsidRPr="008A51E8" w:rsidRDefault="008A51E8" w:rsidP="008A51E8">
      <w:pPr>
        <w:numPr>
          <w:ilvl w:val="0"/>
          <w:numId w:val="9"/>
        </w:numPr>
        <w:spacing w:before="100" w:beforeAutospacing="1" w:after="100" w:afterAutospacing="1" w:line="240" w:lineRule="auto"/>
        <w:outlineLvl w:val="1"/>
        <w:rPr>
          <w:rFonts w:ascii="Times New Roman" w:eastAsia="Times New Roman" w:hAnsi="Times New Roman" w:cs="Times New Roman"/>
          <w:kern w:val="0"/>
          <w:sz w:val="24"/>
          <w:szCs w:val="24"/>
          <w:lang w:val="en-US" w:eastAsia="en-IN" w:bidi="hi-IN"/>
          <w14:ligatures w14:val="none"/>
        </w:rPr>
      </w:pPr>
      <w:r w:rsidRPr="008A51E8">
        <w:rPr>
          <w:rFonts w:ascii="Times New Roman" w:eastAsia="Times New Roman" w:hAnsi="Times New Roman" w:cs="Times New Roman"/>
          <w:kern w:val="0"/>
          <w:sz w:val="24"/>
          <w:szCs w:val="24"/>
          <w:lang w:val="en-US" w:eastAsia="en-IN" w:bidi="hi-IN"/>
          <w14:ligatures w14:val="none"/>
        </w:rPr>
        <w:t xml:space="preserve">Throttle input sensed on </w:t>
      </w:r>
      <w:r w:rsidRPr="008A51E8">
        <w:rPr>
          <w:rFonts w:ascii="Times New Roman" w:eastAsia="Times New Roman" w:hAnsi="Times New Roman" w:cs="Times New Roman"/>
          <w:b/>
          <w:kern w:val="0"/>
          <w:sz w:val="24"/>
          <w:szCs w:val="24"/>
          <w:lang w:val="en-US" w:eastAsia="en-IN" w:bidi="hi-IN"/>
          <w14:ligatures w14:val="none"/>
        </w:rPr>
        <w:t>(AD5)</w:t>
      </w:r>
      <w:r w:rsidRPr="008A51E8">
        <w:rPr>
          <w:rFonts w:ascii="Times New Roman" w:eastAsia="Times New Roman" w:hAnsi="Times New Roman" w:cs="Times New Roman"/>
          <w:kern w:val="0"/>
          <w:sz w:val="24"/>
          <w:szCs w:val="24"/>
          <w:lang w:val="en-US" w:eastAsia="en-IN" w:bidi="hi-IN"/>
          <w14:ligatures w14:val="none"/>
        </w:rPr>
        <w:t xml:space="preserve">. Max value 5v. throttle value sent to motor controller can be regulated through PWM output </w:t>
      </w:r>
      <w:r w:rsidRPr="008A51E8">
        <w:rPr>
          <w:rFonts w:ascii="Times New Roman" w:eastAsia="Times New Roman" w:hAnsi="Times New Roman" w:cs="Times New Roman"/>
          <w:b/>
          <w:kern w:val="0"/>
          <w:sz w:val="24"/>
          <w:szCs w:val="24"/>
          <w:lang w:val="en-US" w:eastAsia="en-IN" w:bidi="hi-IN"/>
          <w14:ligatures w14:val="none"/>
        </w:rPr>
        <w:t>(TRC</w:t>
      </w:r>
      <w:r w:rsidRPr="008A51E8">
        <w:rPr>
          <w:rFonts w:ascii="Times New Roman" w:eastAsia="Times New Roman" w:hAnsi="Times New Roman" w:cs="Times New Roman"/>
          <w:kern w:val="0"/>
          <w:sz w:val="24"/>
          <w:szCs w:val="24"/>
          <w:lang w:val="en-US" w:eastAsia="en-IN" w:bidi="hi-IN"/>
          <w14:ligatures w14:val="none"/>
        </w:rPr>
        <w:t>)  pwm freqecy 4khz. This converted to an anlog value and sent to the MCU</w:t>
      </w:r>
    </w:p>
    <w:p w14:paraId="24D1C6E6" w14:textId="77777777" w:rsidR="008A51E8" w:rsidRPr="008A51E8" w:rsidRDefault="008A51E8" w:rsidP="008A51E8">
      <w:pPr>
        <w:numPr>
          <w:ilvl w:val="0"/>
          <w:numId w:val="9"/>
        </w:numPr>
        <w:spacing w:before="100" w:beforeAutospacing="1" w:after="100" w:afterAutospacing="1" w:line="240" w:lineRule="auto"/>
        <w:outlineLvl w:val="1"/>
        <w:rPr>
          <w:rFonts w:ascii="Times New Roman" w:eastAsia="Times New Roman" w:hAnsi="Times New Roman" w:cs="Times New Roman"/>
          <w:kern w:val="0"/>
          <w:sz w:val="24"/>
          <w:szCs w:val="24"/>
          <w:lang w:val="en-US" w:eastAsia="en-IN" w:bidi="hi-IN"/>
          <w14:ligatures w14:val="none"/>
        </w:rPr>
      </w:pPr>
      <w:r w:rsidRPr="008A51E8">
        <w:rPr>
          <w:rFonts w:ascii="Times New Roman" w:eastAsia="Times New Roman" w:hAnsi="Times New Roman" w:cs="Times New Roman"/>
          <w:kern w:val="0"/>
          <w:sz w:val="24"/>
          <w:szCs w:val="24"/>
          <w:lang w:val="en-US" w:eastAsia="en-IN" w:bidi="hi-IN"/>
          <w14:ligatures w14:val="none"/>
        </w:rPr>
        <w:t>Digital output:</w:t>
      </w:r>
    </w:p>
    <w:p w14:paraId="1EC81A75" w14:textId="77777777" w:rsidR="008A51E8" w:rsidRPr="008A51E8" w:rsidRDefault="008A51E8" w:rsidP="008A51E8">
      <w:pPr>
        <w:numPr>
          <w:ilvl w:val="1"/>
          <w:numId w:val="9"/>
        </w:numPr>
        <w:spacing w:before="100" w:beforeAutospacing="1" w:after="100" w:afterAutospacing="1" w:line="240" w:lineRule="auto"/>
        <w:outlineLvl w:val="1"/>
        <w:rPr>
          <w:rFonts w:ascii="Times New Roman" w:eastAsia="Times New Roman" w:hAnsi="Times New Roman" w:cs="Times New Roman"/>
          <w:kern w:val="0"/>
          <w:sz w:val="24"/>
          <w:szCs w:val="24"/>
          <w:lang w:val="en-US" w:eastAsia="en-IN" w:bidi="hi-IN"/>
          <w14:ligatures w14:val="none"/>
        </w:rPr>
      </w:pPr>
      <w:r w:rsidRPr="008A51E8">
        <w:rPr>
          <w:rFonts w:ascii="Times New Roman" w:eastAsia="Times New Roman" w:hAnsi="Times New Roman" w:cs="Times New Roman"/>
          <w:kern w:val="0"/>
          <w:sz w:val="24"/>
          <w:szCs w:val="24"/>
          <w:lang w:val="en-US" w:eastAsia="en-IN" w:bidi="hi-IN"/>
          <w14:ligatures w14:val="none"/>
        </w:rPr>
        <w:lastRenderedPageBreak/>
        <w:t>Gr01 and gr02 grear change output  currently not used.</w:t>
      </w:r>
    </w:p>
    <w:p w14:paraId="7DABB71E" w14:textId="77777777" w:rsidR="008A51E8" w:rsidRPr="008A51E8" w:rsidRDefault="008A51E8" w:rsidP="008A51E8">
      <w:pPr>
        <w:numPr>
          <w:ilvl w:val="1"/>
          <w:numId w:val="9"/>
        </w:numPr>
        <w:spacing w:before="100" w:beforeAutospacing="1" w:after="100" w:afterAutospacing="1" w:line="240" w:lineRule="auto"/>
        <w:outlineLvl w:val="1"/>
        <w:rPr>
          <w:rFonts w:ascii="Times New Roman" w:eastAsia="Times New Roman" w:hAnsi="Times New Roman" w:cs="Times New Roman"/>
          <w:kern w:val="0"/>
          <w:sz w:val="24"/>
          <w:szCs w:val="24"/>
          <w:lang w:val="en-US" w:eastAsia="en-IN" w:bidi="hi-IN"/>
          <w14:ligatures w14:val="none"/>
        </w:rPr>
      </w:pPr>
      <w:r w:rsidRPr="008A51E8">
        <w:rPr>
          <w:rFonts w:ascii="Times New Roman" w:eastAsia="Times New Roman" w:hAnsi="Times New Roman" w:cs="Times New Roman"/>
          <w:b/>
          <w:kern w:val="0"/>
          <w:sz w:val="24"/>
          <w:szCs w:val="24"/>
          <w:lang w:val="en-US" w:eastAsia="en-IN" w:bidi="hi-IN"/>
          <w14:ligatures w14:val="none"/>
        </w:rPr>
        <w:t>Fire</w:t>
      </w:r>
      <w:r w:rsidRPr="008A51E8">
        <w:rPr>
          <w:rFonts w:ascii="Times New Roman" w:eastAsia="Times New Roman" w:hAnsi="Times New Roman" w:cs="Times New Roman"/>
          <w:kern w:val="0"/>
          <w:sz w:val="24"/>
          <w:szCs w:val="24"/>
          <w:lang w:val="en-US" w:eastAsia="en-IN" w:bidi="hi-IN"/>
          <w14:ligatures w14:val="none"/>
        </w:rPr>
        <w:t xml:space="preserve"> alarm for battery temp fire. ??</w:t>
      </w:r>
      <w:r w:rsidRPr="008A51E8">
        <w:rPr>
          <w:rFonts w:ascii="Times New Roman" w:eastAsia="Times New Roman" w:hAnsi="Times New Roman" w:cs="Times New Roman"/>
          <w:i/>
          <w:kern w:val="0"/>
          <w:sz w:val="24"/>
          <w:szCs w:val="24"/>
          <w:lang w:val="en-US" w:eastAsia="en-IN" w:bidi="hi-IN"/>
          <w14:ligatures w14:val="none"/>
        </w:rPr>
        <w:t xml:space="preserve"> if set how to be cleared alo what actions to be taken??</w:t>
      </w:r>
    </w:p>
    <w:p w14:paraId="3F9CF814" w14:textId="77777777" w:rsidR="008A51E8" w:rsidRPr="008A51E8" w:rsidRDefault="008A51E8" w:rsidP="008A51E8">
      <w:pPr>
        <w:numPr>
          <w:ilvl w:val="1"/>
          <w:numId w:val="9"/>
        </w:numPr>
        <w:spacing w:before="100" w:beforeAutospacing="1" w:after="100" w:afterAutospacing="1" w:line="240" w:lineRule="auto"/>
        <w:outlineLvl w:val="1"/>
        <w:rPr>
          <w:rFonts w:ascii="Times New Roman" w:eastAsia="Times New Roman" w:hAnsi="Times New Roman" w:cs="Times New Roman"/>
          <w:kern w:val="0"/>
          <w:sz w:val="24"/>
          <w:szCs w:val="24"/>
          <w:lang w:val="en-US" w:eastAsia="en-IN" w:bidi="hi-IN"/>
          <w14:ligatures w14:val="none"/>
        </w:rPr>
      </w:pPr>
      <w:r w:rsidRPr="008A51E8">
        <w:rPr>
          <w:rFonts w:ascii="Times New Roman" w:eastAsia="Times New Roman" w:hAnsi="Times New Roman" w:cs="Times New Roman"/>
          <w:b/>
          <w:kern w:val="0"/>
          <w:sz w:val="24"/>
          <w:szCs w:val="24"/>
          <w:lang w:val="en-US" w:eastAsia="en-IN" w:bidi="hi-IN"/>
          <w14:ligatures w14:val="none"/>
        </w:rPr>
        <w:t>F1,f2,f3</w:t>
      </w:r>
      <w:r w:rsidRPr="008A51E8">
        <w:rPr>
          <w:rFonts w:ascii="Times New Roman" w:eastAsia="Times New Roman" w:hAnsi="Times New Roman" w:cs="Times New Roman"/>
          <w:kern w:val="0"/>
          <w:sz w:val="24"/>
          <w:szCs w:val="24"/>
          <w:lang w:val="en-US" w:eastAsia="en-IN" w:bidi="hi-IN"/>
          <w14:ligatures w14:val="none"/>
        </w:rPr>
        <w:t xml:space="preserve"> for controlling fan etc or any other device these signal have low pull down enabled and are active high only valid after DCDC converter is active.</w:t>
      </w:r>
    </w:p>
    <w:p w14:paraId="03E5EC9D" w14:textId="77777777" w:rsidR="008A51E8" w:rsidRPr="008A51E8" w:rsidRDefault="008A51E8" w:rsidP="008A51E8">
      <w:pPr>
        <w:numPr>
          <w:ilvl w:val="1"/>
          <w:numId w:val="9"/>
        </w:numPr>
        <w:spacing w:before="100" w:beforeAutospacing="1" w:after="100" w:afterAutospacing="1" w:line="240" w:lineRule="auto"/>
        <w:outlineLvl w:val="1"/>
        <w:rPr>
          <w:rFonts w:ascii="Times New Roman" w:eastAsia="Times New Roman" w:hAnsi="Times New Roman" w:cs="Times New Roman"/>
          <w:kern w:val="0"/>
          <w:sz w:val="24"/>
          <w:szCs w:val="24"/>
          <w:lang w:val="en-US" w:eastAsia="en-IN" w:bidi="hi-IN"/>
          <w14:ligatures w14:val="none"/>
        </w:rPr>
      </w:pPr>
      <w:r w:rsidRPr="008A51E8">
        <w:rPr>
          <w:rFonts w:ascii="Times New Roman" w:eastAsia="Times New Roman" w:hAnsi="Times New Roman" w:cs="Times New Roman"/>
          <w:kern w:val="0"/>
          <w:sz w:val="24"/>
          <w:szCs w:val="24"/>
          <w:lang w:val="en-US" w:eastAsia="en-IN" w:bidi="hi-IN"/>
          <w14:ligatures w14:val="none"/>
        </w:rPr>
        <w:t>ADIO is a  buzzer output may be a pwm signal to output different frequency if supported by the buzzer.</w:t>
      </w:r>
    </w:p>
    <w:p w14:paraId="26B2F23E" w14:textId="77777777" w:rsidR="008A51E8" w:rsidRPr="008A51E8" w:rsidRDefault="008A51E8" w:rsidP="008A51E8">
      <w:pPr>
        <w:numPr>
          <w:ilvl w:val="1"/>
          <w:numId w:val="9"/>
        </w:numPr>
        <w:spacing w:before="100" w:beforeAutospacing="1" w:after="100" w:afterAutospacing="1" w:line="240" w:lineRule="auto"/>
        <w:outlineLvl w:val="1"/>
        <w:rPr>
          <w:rFonts w:ascii="Times New Roman" w:eastAsia="Times New Roman" w:hAnsi="Times New Roman" w:cs="Times New Roman"/>
          <w:kern w:val="0"/>
          <w:sz w:val="24"/>
          <w:szCs w:val="24"/>
          <w:lang w:val="en-US" w:eastAsia="en-IN" w:bidi="hi-IN"/>
          <w14:ligatures w14:val="none"/>
        </w:rPr>
      </w:pPr>
      <w:r w:rsidRPr="008A51E8">
        <w:rPr>
          <w:rFonts w:ascii="Times New Roman" w:eastAsia="Times New Roman" w:hAnsi="Times New Roman" w:cs="Times New Roman"/>
          <w:kern w:val="0"/>
          <w:sz w:val="24"/>
          <w:szCs w:val="24"/>
          <w:lang w:val="en-US" w:eastAsia="en-IN" w:bidi="hi-IN"/>
          <w14:ligatures w14:val="none"/>
        </w:rPr>
        <w:t>Brke =1 if VBS &gt; a setpoint and =0 if vbs &lt; setpoit – hyterysis or any cell &gt; 3.8 till &lt; 3.7.</w:t>
      </w:r>
    </w:p>
    <w:p w14:paraId="3A03F8A2" w14:textId="77777777" w:rsidR="008A51E8" w:rsidRPr="008A51E8" w:rsidRDefault="008A51E8" w:rsidP="008A51E8">
      <w:pPr>
        <w:numPr>
          <w:ilvl w:val="1"/>
          <w:numId w:val="9"/>
        </w:numPr>
        <w:spacing w:before="100" w:beforeAutospacing="1" w:after="100" w:afterAutospacing="1" w:line="240" w:lineRule="auto"/>
        <w:outlineLvl w:val="1"/>
        <w:rPr>
          <w:rFonts w:ascii="Times New Roman" w:eastAsia="Times New Roman" w:hAnsi="Times New Roman" w:cs="Times New Roman"/>
          <w:b/>
          <w:kern w:val="0"/>
          <w:sz w:val="24"/>
          <w:szCs w:val="24"/>
          <w:lang w:val="en-US" w:eastAsia="en-IN" w:bidi="hi-IN"/>
          <w14:ligatures w14:val="none"/>
        </w:rPr>
      </w:pPr>
      <w:r w:rsidRPr="008A51E8">
        <w:rPr>
          <w:rFonts w:ascii="Times New Roman" w:eastAsia="Times New Roman" w:hAnsi="Times New Roman" w:cs="Times New Roman"/>
          <w:b/>
          <w:kern w:val="0"/>
          <w:sz w:val="24"/>
          <w:szCs w:val="24"/>
          <w:lang w:val="en-US" w:eastAsia="en-IN" w:bidi="hi-IN"/>
          <w14:ligatures w14:val="none"/>
        </w:rPr>
        <w:t xml:space="preserve">NSS signal </w:t>
      </w:r>
      <w:r w:rsidRPr="008A51E8">
        <w:rPr>
          <w:rFonts w:ascii="Times New Roman" w:eastAsia="Times New Roman" w:hAnsi="Times New Roman" w:cs="Times New Roman"/>
          <w:kern w:val="0"/>
          <w:sz w:val="24"/>
          <w:szCs w:val="24"/>
          <w:lang w:val="en-US" w:eastAsia="en-IN" w:bidi="hi-IN"/>
          <w14:ligatures w14:val="none"/>
        </w:rPr>
        <w:t xml:space="preserve"> shared with memory spi . keep high , set low to clear spi  reset spi buffer in memory and also  give external signal to charger. </w:t>
      </w:r>
    </w:p>
    <w:p w14:paraId="45663CF6" w14:textId="77777777" w:rsidR="008A51E8" w:rsidRPr="008A51E8" w:rsidRDefault="008A51E8" w:rsidP="008A51E8">
      <w:pPr>
        <w:numPr>
          <w:ilvl w:val="0"/>
          <w:numId w:val="9"/>
        </w:numPr>
        <w:spacing w:before="100" w:beforeAutospacing="1" w:after="100" w:afterAutospacing="1" w:line="240" w:lineRule="auto"/>
        <w:outlineLvl w:val="1"/>
        <w:rPr>
          <w:rFonts w:ascii="Times New Roman" w:eastAsia="Times New Roman" w:hAnsi="Times New Roman" w:cs="Times New Roman"/>
          <w:kern w:val="0"/>
          <w:sz w:val="24"/>
          <w:szCs w:val="24"/>
          <w:lang w:val="en-US" w:eastAsia="en-IN" w:bidi="hi-IN"/>
          <w14:ligatures w14:val="none"/>
        </w:rPr>
      </w:pPr>
      <w:r w:rsidRPr="008A51E8">
        <w:rPr>
          <w:rFonts w:ascii="Times New Roman" w:eastAsia="Times New Roman" w:hAnsi="Times New Roman" w:cs="Times New Roman"/>
          <w:kern w:val="0"/>
          <w:sz w:val="24"/>
          <w:szCs w:val="24"/>
          <w:lang w:val="en-US" w:eastAsia="en-IN" w:bidi="hi-IN"/>
          <w14:ligatures w14:val="none"/>
        </w:rPr>
        <w:t>Input</w:t>
      </w:r>
    </w:p>
    <w:p w14:paraId="7E3D8899" w14:textId="77777777" w:rsidR="008A51E8" w:rsidRPr="008A51E8" w:rsidRDefault="008A51E8" w:rsidP="008A51E8">
      <w:pPr>
        <w:numPr>
          <w:ilvl w:val="1"/>
          <w:numId w:val="9"/>
        </w:numPr>
        <w:spacing w:before="100" w:beforeAutospacing="1" w:after="100" w:afterAutospacing="1" w:line="240" w:lineRule="auto"/>
        <w:outlineLvl w:val="1"/>
        <w:rPr>
          <w:rFonts w:ascii="Times New Roman" w:eastAsia="Times New Roman" w:hAnsi="Times New Roman" w:cs="Times New Roman"/>
          <w:b/>
          <w:kern w:val="0"/>
          <w:sz w:val="24"/>
          <w:szCs w:val="24"/>
          <w:lang w:val="en-US" w:eastAsia="en-IN" w:bidi="hi-IN"/>
          <w14:ligatures w14:val="none"/>
        </w:rPr>
      </w:pPr>
      <w:r w:rsidRPr="008A51E8">
        <w:rPr>
          <w:rFonts w:ascii="Times New Roman" w:eastAsia="Times New Roman" w:hAnsi="Times New Roman" w:cs="Times New Roman"/>
          <w:b/>
          <w:kern w:val="0"/>
          <w:sz w:val="24"/>
          <w:szCs w:val="24"/>
          <w:lang w:val="en-US" w:eastAsia="en-IN" w:bidi="hi-IN"/>
          <w14:ligatures w14:val="none"/>
        </w:rPr>
        <w:t xml:space="preserve">Ing </w:t>
      </w:r>
      <w:r w:rsidRPr="008A51E8">
        <w:rPr>
          <w:rFonts w:ascii="Times New Roman" w:eastAsia="Times New Roman" w:hAnsi="Times New Roman" w:cs="Times New Roman"/>
          <w:kern w:val="0"/>
          <w:sz w:val="24"/>
          <w:szCs w:val="24"/>
          <w:lang w:val="en-US" w:eastAsia="en-IN" w:bidi="hi-IN"/>
          <w14:ligatures w14:val="none"/>
        </w:rPr>
        <w:t xml:space="preserve"> signal active high to register key switch. Have a dead band between successive switch operations. On valid ING=1  </w:t>
      </w:r>
      <w:r w:rsidRPr="008A51E8">
        <w:rPr>
          <w:rFonts w:ascii="Times New Roman" w:eastAsia="Times New Roman" w:hAnsi="Times New Roman" w:cs="Times New Roman"/>
          <w:b/>
          <w:kern w:val="0"/>
          <w:sz w:val="24"/>
          <w:szCs w:val="24"/>
          <w:lang w:val="en-US" w:eastAsia="en-IN" w:bidi="hi-IN"/>
          <w14:ligatures w14:val="none"/>
        </w:rPr>
        <w:t xml:space="preserve">SON =1 check v12 if V12 okay , </w:t>
      </w:r>
      <w:r w:rsidRPr="008A51E8">
        <w:rPr>
          <w:rFonts w:ascii="Times New Roman" w:eastAsia="Times New Roman" w:hAnsi="Times New Roman" w:cs="Times New Roman"/>
          <w:kern w:val="0"/>
          <w:sz w:val="24"/>
          <w:szCs w:val="24"/>
          <w:lang w:val="en-US" w:eastAsia="en-IN" w:bidi="hi-IN"/>
          <w14:ligatures w14:val="none"/>
        </w:rPr>
        <w:t>start process to connect battery to vehicle bus thru contactor , if VLS okay start DCDC supply check VS+(dcdc output).</w:t>
      </w:r>
    </w:p>
    <w:p w14:paraId="19AE509E" w14:textId="77777777" w:rsidR="008A51E8" w:rsidRPr="008A51E8" w:rsidRDefault="008A51E8" w:rsidP="008A51E8">
      <w:pPr>
        <w:numPr>
          <w:ilvl w:val="1"/>
          <w:numId w:val="9"/>
        </w:numPr>
        <w:spacing w:before="100" w:beforeAutospacing="1" w:after="100" w:afterAutospacing="1" w:line="240" w:lineRule="auto"/>
        <w:outlineLvl w:val="1"/>
        <w:rPr>
          <w:rFonts w:ascii="Times New Roman" w:eastAsia="Times New Roman" w:hAnsi="Times New Roman" w:cs="Times New Roman"/>
          <w:b/>
          <w:kern w:val="0"/>
          <w:sz w:val="24"/>
          <w:szCs w:val="24"/>
          <w:lang w:val="en-US" w:eastAsia="en-IN" w:bidi="hi-IN"/>
          <w14:ligatures w14:val="none"/>
        </w:rPr>
      </w:pPr>
      <w:r w:rsidRPr="008A51E8">
        <w:rPr>
          <w:rFonts w:ascii="Times New Roman" w:eastAsia="Times New Roman" w:hAnsi="Times New Roman" w:cs="Times New Roman"/>
          <w:kern w:val="0"/>
          <w:sz w:val="24"/>
          <w:szCs w:val="24"/>
          <w:lang w:val="en-US" w:eastAsia="en-IN" w:bidi="hi-IN"/>
          <w14:ligatures w14:val="none"/>
        </w:rPr>
        <w:t xml:space="preserve">Read </w:t>
      </w:r>
      <w:r w:rsidRPr="008A51E8">
        <w:rPr>
          <w:rFonts w:ascii="Times New Roman" w:eastAsia="Times New Roman" w:hAnsi="Times New Roman" w:cs="Times New Roman"/>
          <w:b/>
          <w:kern w:val="0"/>
          <w:sz w:val="24"/>
          <w:szCs w:val="24"/>
          <w:lang w:val="en-US" w:eastAsia="en-IN" w:bidi="hi-IN"/>
          <w14:ligatures w14:val="none"/>
        </w:rPr>
        <w:t>MODE; CLUT( clutch pressed optional);DIRC (</w:t>
      </w:r>
      <w:r w:rsidRPr="008A51E8">
        <w:rPr>
          <w:rFonts w:ascii="Times New Roman" w:eastAsia="Times New Roman" w:hAnsi="Times New Roman" w:cs="Times New Roman"/>
          <w:b/>
          <w:i/>
          <w:kern w:val="0"/>
          <w:sz w:val="24"/>
          <w:szCs w:val="24"/>
          <w:lang w:val="en-US" w:eastAsia="en-IN" w:bidi="hi-IN"/>
          <w14:ligatures w14:val="none"/>
        </w:rPr>
        <w:t>drive direction)</w:t>
      </w:r>
      <w:r w:rsidRPr="008A51E8">
        <w:rPr>
          <w:rFonts w:ascii="Times New Roman" w:eastAsia="Times New Roman" w:hAnsi="Times New Roman" w:cs="Times New Roman"/>
          <w:b/>
          <w:kern w:val="0"/>
          <w:sz w:val="24"/>
          <w:szCs w:val="24"/>
          <w:lang w:val="en-US" w:eastAsia="en-IN" w:bidi="hi-IN"/>
          <w14:ligatures w14:val="none"/>
        </w:rPr>
        <w:t xml:space="preserve">; brak (brak pressed this is active low) </w:t>
      </w:r>
      <w:r w:rsidRPr="008A51E8">
        <w:rPr>
          <w:rFonts w:ascii="Times New Roman" w:eastAsia="Times New Roman" w:hAnsi="Times New Roman" w:cs="Times New Roman"/>
          <w:kern w:val="0"/>
          <w:sz w:val="24"/>
          <w:szCs w:val="24"/>
          <w:lang w:val="en-US" w:eastAsia="en-IN" w:bidi="hi-IN"/>
          <w14:ligatures w14:val="none"/>
        </w:rPr>
        <w:t xml:space="preserve"> suitable take action.</w:t>
      </w:r>
    </w:p>
    <w:p w14:paraId="4F577AC4" w14:textId="77777777" w:rsidR="008A51E8" w:rsidRPr="008A51E8" w:rsidRDefault="008A51E8" w:rsidP="008A51E8">
      <w:pPr>
        <w:numPr>
          <w:ilvl w:val="1"/>
          <w:numId w:val="9"/>
        </w:numPr>
        <w:spacing w:before="100" w:beforeAutospacing="1" w:after="100" w:afterAutospacing="1" w:line="240" w:lineRule="auto"/>
        <w:outlineLvl w:val="1"/>
        <w:rPr>
          <w:rFonts w:ascii="Times New Roman" w:eastAsia="Times New Roman" w:hAnsi="Times New Roman" w:cs="Times New Roman"/>
          <w:b/>
          <w:kern w:val="0"/>
          <w:sz w:val="24"/>
          <w:szCs w:val="24"/>
          <w:lang w:val="en-US" w:eastAsia="en-IN" w:bidi="hi-IN"/>
          <w14:ligatures w14:val="none"/>
        </w:rPr>
      </w:pPr>
      <w:r w:rsidRPr="008A51E8">
        <w:rPr>
          <w:rFonts w:ascii="Times New Roman" w:eastAsia="Times New Roman" w:hAnsi="Times New Roman" w:cs="Times New Roman"/>
          <w:b/>
          <w:kern w:val="0"/>
          <w:sz w:val="24"/>
          <w:szCs w:val="24"/>
          <w:lang w:val="en-US" w:eastAsia="en-IN" w:bidi="hi-IN"/>
          <w14:ligatures w14:val="none"/>
        </w:rPr>
        <w:t xml:space="preserve">TAC </w:t>
      </w:r>
      <w:r w:rsidRPr="008A51E8">
        <w:rPr>
          <w:rFonts w:ascii="Times New Roman" w:eastAsia="Times New Roman" w:hAnsi="Times New Roman" w:cs="Times New Roman"/>
          <w:kern w:val="0"/>
          <w:sz w:val="24"/>
          <w:szCs w:val="24"/>
          <w:lang w:val="en-US" w:eastAsia="en-IN" w:bidi="hi-IN"/>
          <w14:ligatures w14:val="none"/>
        </w:rPr>
        <w:t xml:space="preserve"> pulsed wave form pulses per second and duration of pulse with give shaft RPM.</w:t>
      </w:r>
    </w:p>
    <w:p w14:paraId="073DF1E6" w14:textId="77777777" w:rsidR="00A348B9" w:rsidRDefault="00A348B9">
      <w:pPr>
        <w:rPr>
          <w:rFonts w:ascii="Times New Roman" w:eastAsia="Times New Roman" w:hAnsi="Times New Roman" w:cs="Times New Roman"/>
          <w:b/>
          <w:bCs/>
          <w:color w:val="4C94D8" w:themeColor="text2" w:themeTint="80"/>
          <w:kern w:val="0"/>
          <w:sz w:val="36"/>
          <w:szCs w:val="36"/>
          <w:lang w:eastAsia="en-IN" w:bidi="hi-IN"/>
          <w14:ligatures w14:val="none"/>
        </w:rPr>
      </w:pPr>
      <w:r>
        <w:rPr>
          <w:rFonts w:ascii="Times New Roman" w:eastAsia="Times New Roman" w:hAnsi="Times New Roman" w:cs="Times New Roman"/>
          <w:b/>
          <w:bCs/>
          <w:color w:val="4C94D8" w:themeColor="text2" w:themeTint="80"/>
          <w:kern w:val="0"/>
          <w:sz w:val="36"/>
          <w:szCs w:val="36"/>
          <w:lang w:eastAsia="en-IN" w:bidi="hi-IN"/>
          <w14:ligatures w14:val="none"/>
        </w:rPr>
        <w:br w:type="page"/>
      </w:r>
    </w:p>
    <w:p w14:paraId="7750E4A0" w14:textId="2910DEBE" w:rsidR="00F343A0" w:rsidRPr="00D0744E" w:rsidRDefault="00F343A0" w:rsidP="00F343A0">
      <w:pPr>
        <w:spacing w:before="100" w:beforeAutospacing="1" w:after="100" w:afterAutospacing="1" w:line="240" w:lineRule="auto"/>
        <w:outlineLvl w:val="1"/>
        <w:rPr>
          <w:rFonts w:ascii="Times New Roman" w:eastAsia="Times New Roman" w:hAnsi="Times New Roman" w:cs="Times New Roman"/>
          <w:b/>
          <w:bCs/>
          <w:color w:val="4C94D8" w:themeColor="text2" w:themeTint="80"/>
          <w:kern w:val="0"/>
          <w:sz w:val="36"/>
          <w:szCs w:val="36"/>
          <w:lang w:eastAsia="en-IN" w:bidi="hi-IN"/>
          <w14:ligatures w14:val="none"/>
        </w:rPr>
      </w:pPr>
      <w:r w:rsidRPr="00D0744E">
        <w:rPr>
          <w:rFonts w:ascii="Times New Roman" w:eastAsia="Times New Roman" w:hAnsi="Times New Roman" w:cs="Times New Roman"/>
          <w:b/>
          <w:bCs/>
          <w:color w:val="4C94D8" w:themeColor="text2" w:themeTint="80"/>
          <w:kern w:val="0"/>
          <w:sz w:val="36"/>
          <w:szCs w:val="36"/>
          <w:lang w:eastAsia="en-IN" w:bidi="hi-IN"/>
          <w14:ligatures w14:val="none"/>
        </w:rPr>
        <w:lastRenderedPageBreak/>
        <w:t>Appendix 2</w:t>
      </w:r>
    </w:p>
    <w:p w14:paraId="7639EFCE" w14:textId="755C89CA" w:rsidR="00D2182C" w:rsidRDefault="000413C3" w:rsidP="00F343A0">
      <w:pPr>
        <w:spacing w:before="100" w:beforeAutospacing="1" w:after="100" w:afterAutospacing="1" w:line="240" w:lineRule="auto"/>
        <w:rPr>
          <w:rFonts w:ascii="Times New Roman" w:eastAsia="Times New Roman" w:hAnsi="Times New Roman" w:cs="Times New Roman"/>
          <w:b/>
          <w:bCs/>
          <w:kern w:val="0"/>
          <w:sz w:val="24"/>
          <w:szCs w:val="24"/>
          <w:lang w:eastAsia="en-IN" w:bidi="hi-IN"/>
          <w14:ligatures w14:val="none"/>
        </w:rPr>
      </w:pPr>
      <w:r w:rsidRPr="000413C3">
        <w:rPr>
          <w:rFonts w:ascii="Times New Roman" w:eastAsia="Times New Roman" w:hAnsi="Times New Roman" w:cs="Times New Roman"/>
          <w:b/>
          <w:bCs/>
          <w:kern w:val="0"/>
          <w:sz w:val="24"/>
          <w:szCs w:val="24"/>
          <w:lang w:eastAsia="en-IN" w:bidi="hi-IN"/>
          <w14:ligatures w14:val="none"/>
        </w:rPr>
        <w:t>Cell Monitoring Module Protocol</w:t>
      </w:r>
    </w:p>
    <w:p w14:paraId="2CFA200A" w14:textId="77777777" w:rsidR="00D2182C" w:rsidRPr="00D2182C" w:rsidRDefault="00D2182C" w:rsidP="00D2182C">
      <w:pPr>
        <w:spacing w:after="0" w:line="240" w:lineRule="auto"/>
        <w:rPr>
          <w:rFonts w:ascii="Times New Roman" w:eastAsia="Calibri" w:hAnsi="Times New Roman" w:cs="Times New Roman"/>
          <w:kern w:val="0"/>
          <w:sz w:val="24"/>
          <w:szCs w:val="24"/>
          <w:lang w:val="en-US"/>
          <w14:ligatures w14:val="none"/>
        </w:rPr>
      </w:pPr>
      <w:r w:rsidRPr="00D2182C">
        <w:rPr>
          <w:rFonts w:ascii="Times New Roman" w:eastAsia="Calibri" w:hAnsi="Times New Roman" w:cs="Times New Roman"/>
          <w:kern w:val="0"/>
          <w:sz w:val="24"/>
          <w:szCs w:val="24"/>
          <w:lang w:val="en-US"/>
          <w14:ligatures w14:val="none"/>
        </w:rPr>
        <w:t xml:space="preserve">Battery Module has CAN IC connected at UART Port. </w:t>
      </w:r>
    </w:p>
    <w:p w14:paraId="12ABE2EC" w14:textId="77777777" w:rsidR="00D2182C" w:rsidRPr="00D2182C" w:rsidRDefault="00D2182C" w:rsidP="00D2182C">
      <w:pPr>
        <w:spacing w:after="0" w:line="240" w:lineRule="auto"/>
        <w:rPr>
          <w:rFonts w:ascii="Times New Roman" w:eastAsia="Calibri" w:hAnsi="Times New Roman" w:cs="Times New Roman"/>
          <w:kern w:val="0"/>
          <w:sz w:val="24"/>
          <w:szCs w:val="24"/>
          <w:lang w:val="en-US"/>
          <w14:ligatures w14:val="none"/>
        </w:rPr>
      </w:pPr>
      <w:r w:rsidRPr="00D2182C">
        <w:rPr>
          <w:rFonts w:ascii="Times New Roman" w:eastAsia="Calibri" w:hAnsi="Times New Roman" w:cs="Times New Roman"/>
          <w:i/>
          <w:kern w:val="0"/>
          <w:sz w:val="24"/>
          <w:szCs w:val="24"/>
          <w:u w:val="single"/>
          <w:lang w:val="en-US"/>
          <w14:ligatures w14:val="none"/>
        </w:rPr>
        <w:t>Protocol Used is not CAN</w:t>
      </w:r>
      <w:r w:rsidRPr="00D2182C">
        <w:rPr>
          <w:rFonts w:ascii="Times New Roman" w:eastAsia="Calibri" w:hAnsi="Times New Roman" w:cs="Times New Roman"/>
          <w:kern w:val="0"/>
          <w:sz w:val="24"/>
          <w:szCs w:val="24"/>
          <w:lang w:val="en-US"/>
          <w14:ligatures w14:val="none"/>
        </w:rPr>
        <w:t>.</w:t>
      </w:r>
    </w:p>
    <w:p w14:paraId="672D2F8E" w14:textId="77777777" w:rsidR="00D2182C" w:rsidRPr="00D2182C" w:rsidRDefault="00D2182C" w:rsidP="00D2182C">
      <w:pPr>
        <w:spacing w:after="0" w:line="240" w:lineRule="auto"/>
        <w:rPr>
          <w:rFonts w:ascii="Times New Roman" w:eastAsia="Calibri" w:hAnsi="Times New Roman" w:cs="Times New Roman"/>
          <w:kern w:val="0"/>
          <w:sz w:val="24"/>
          <w:szCs w:val="24"/>
          <w:lang w:val="en-US"/>
          <w14:ligatures w14:val="none"/>
        </w:rPr>
      </w:pPr>
    </w:p>
    <w:p w14:paraId="4B8640CA" w14:textId="77777777" w:rsidR="00D2182C" w:rsidRPr="00D2182C" w:rsidRDefault="00D2182C" w:rsidP="00D2182C">
      <w:pPr>
        <w:spacing w:after="0" w:line="240" w:lineRule="auto"/>
        <w:rPr>
          <w:rFonts w:ascii="Times New Roman" w:eastAsia="Calibri" w:hAnsi="Times New Roman" w:cs="Times New Roman"/>
          <w:kern w:val="0"/>
          <w:sz w:val="24"/>
          <w:szCs w:val="24"/>
          <w:lang w:val="en-US"/>
          <w14:ligatures w14:val="none"/>
        </w:rPr>
      </w:pPr>
      <w:r w:rsidRPr="00D2182C">
        <w:rPr>
          <w:rFonts w:ascii="Times New Roman" w:eastAsia="Calibri" w:hAnsi="Times New Roman" w:cs="Times New Roman"/>
          <w:kern w:val="0"/>
          <w:sz w:val="24"/>
          <w:szCs w:val="24"/>
          <w:lang w:val="en-US"/>
          <w14:ligatures w14:val="none"/>
        </w:rPr>
        <w:t>Data to Module (Transmitter):</w:t>
      </w:r>
    </w:p>
    <w:p w14:paraId="787055ED" w14:textId="77777777" w:rsidR="00D2182C" w:rsidRPr="00D2182C" w:rsidRDefault="00D2182C" w:rsidP="00D2182C">
      <w:pPr>
        <w:numPr>
          <w:ilvl w:val="0"/>
          <w:numId w:val="10"/>
        </w:numPr>
        <w:spacing w:after="0" w:line="240" w:lineRule="auto"/>
        <w:rPr>
          <w:rFonts w:ascii="Times New Roman" w:eastAsia="Calibri" w:hAnsi="Times New Roman" w:cs="Times New Roman"/>
          <w:kern w:val="0"/>
          <w:sz w:val="24"/>
          <w:szCs w:val="24"/>
          <w:lang w:val="en-US"/>
          <w14:ligatures w14:val="none"/>
        </w:rPr>
      </w:pPr>
      <w:r w:rsidRPr="00D2182C">
        <w:rPr>
          <w:rFonts w:ascii="Times New Roman" w:eastAsia="Calibri" w:hAnsi="Times New Roman" w:cs="Times New Roman"/>
          <w:kern w:val="0"/>
          <w:sz w:val="24"/>
          <w:szCs w:val="24"/>
          <w:lang w:val="en-US"/>
          <w14:ligatures w14:val="none"/>
        </w:rPr>
        <w:t xml:space="preserve">Set Interrupt at 1.25mS. </w:t>
      </w:r>
    </w:p>
    <w:p w14:paraId="089D6F6B" w14:textId="77777777" w:rsidR="00D2182C" w:rsidRPr="00D2182C" w:rsidRDefault="00D2182C" w:rsidP="00D2182C">
      <w:pPr>
        <w:numPr>
          <w:ilvl w:val="0"/>
          <w:numId w:val="10"/>
        </w:numPr>
        <w:spacing w:after="0" w:line="240" w:lineRule="auto"/>
        <w:rPr>
          <w:rFonts w:ascii="Times New Roman" w:eastAsia="Calibri" w:hAnsi="Times New Roman" w:cs="Times New Roman"/>
          <w:kern w:val="0"/>
          <w:sz w:val="24"/>
          <w:szCs w:val="24"/>
          <w:lang w:val="en-US"/>
          <w14:ligatures w14:val="none"/>
        </w:rPr>
      </w:pPr>
      <w:r w:rsidRPr="00D2182C">
        <w:rPr>
          <w:rFonts w:ascii="Times New Roman" w:eastAsia="Calibri" w:hAnsi="Times New Roman" w:cs="Times New Roman"/>
          <w:kern w:val="0"/>
          <w:sz w:val="24"/>
          <w:szCs w:val="24"/>
          <w:lang w:val="en-US"/>
          <w14:ligatures w14:val="none"/>
        </w:rPr>
        <w:t>No Matter what Byte has to be transmitted at exactly 1.25mS Interval. This is for ADC Synchronization of all Modules</w:t>
      </w:r>
    </w:p>
    <w:p w14:paraId="1AC81B57" w14:textId="77777777" w:rsidR="00D2182C" w:rsidRPr="00D2182C" w:rsidRDefault="00D2182C" w:rsidP="00D2182C">
      <w:pPr>
        <w:numPr>
          <w:ilvl w:val="0"/>
          <w:numId w:val="10"/>
        </w:numPr>
        <w:spacing w:after="0" w:line="240" w:lineRule="auto"/>
        <w:rPr>
          <w:rFonts w:ascii="Times New Roman" w:eastAsia="Calibri" w:hAnsi="Times New Roman" w:cs="Times New Roman"/>
          <w:kern w:val="0"/>
          <w:sz w:val="24"/>
          <w:szCs w:val="24"/>
          <w:lang w:val="en-US"/>
          <w14:ligatures w14:val="none"/>
        </w:rPr>
      </w:pPr>
      <w:r w:rsidRPr="00D2182C">
        <w:rPr>
          <w:rFonts w:ascii="Times New Roman" w:eastAsia="Calibri" w:hAnsi="Times New Roman" w:cs="Times New Roman"/>
          <w:kern w:val="0"/>
          <w:sz w:val="24"/>
          <w:szCs w:val="24"/>
          <w:lang w:val="en-US"/>
          <w14:ligatures w14:val="none"/>
        </w:rPr>
        <w:t>At the end of byte transmission accept receiver byte if any</w:t>
      </w:r>
    </w:p>
    <w:p w14:paraId="09CD8651" w14:textId="77777777" w:rsidR="00D2182C" w:rsidRPr="00D2182C" w:rsidRDefault="00D2182C" w:rsidP="00D2182C">
      <w:pPr>
        <w:numPr>
          <w:ilvl w:val="0"/>
          <w:numId w:val="10"/>
        </w:numPr>
        <w:spacing w:after="0" w:line="240" w:lineRule="auto"/>
        <w:rPr>
          <w:rFonts w:ascii="Times New Roman" w:eastAsia="Calibri" w:hAnsi="Times New Roman" w:cs="Times New Roman"/>
          <w:kern w:val="0"/>
          <w:sz w:val="24"/>
          <w:szCs w:val="24"/>
          <w:lang w:val="en-US"/>
          <w14:ligatures w14:val="none"/>
        </w:rPr>
      </w:pPr>
      <w:r w:rsidRPr="00D2182C">
        <w:rPr>
          <w:rFonts w:ascii="Times New Roman" w:eastAsia="Calibri" w:hAnsi="Times New Roman" w:cs="Times New Roman"/>
          <w:kern w:val="0"/>
          <w:sz w:val="24"/>
          <w:szCs w:val="24"/>
          <w:lang w:val="en-US"/>
          <w14:ligatures w14:val="none"/>
        </w:rPr>
        <w:t>Every 8</w:t>
      </w:r>
      <w:r w:rsidRPr="00D2182C">
        <w:rPr>
          <w:rFonts w:ascii="Times New Roman" w:eastAsia="Calibri" w:hAnsi="Times New Roman" w:cs="Times New Roman"/>
          <w:kern w:val="0"/>
          <w:sz w:val="24"/>
          <w:szCs w:val="24"/>
          <w:vertAlign w:val="superscript"/>
          <w:lang w:val="en-US"/>
          <w14:ligatures w14:val="none"/>
        </w:rPr>
        <w:t>th</w:t>
      </w:r>
      <w:r w:rsidRPr="00D2182C">
        <w:rPr>
          <w:rFonts w:ascii="Times New Roman" w:eastAsia="Calibri" w:hAnsi="Times New Roman" w:cs="Times New Roman"/>
          <w:kern w:val="0"/>
          <w:sz w:val="24"/>
          <w:szCs w:val="24"/>
          <w:lang w:val="en-US"/>
          <w14:ligatures w14:val="none"/>
        </w:rPr>
        <w:t xml:space="preserve"> Byte (10mS) has to be 252. This is independent of transmission Packet status.</w:t>
      </w:r>
    </w:p>
    <w:p w14:paraId="2CA67D43" w14:textId="77777777" w:rsidR="00D2182C" w:rsidRPr="00D2182C" w:rsidRDefault="00D2182C" w:rsidP="00D2182C">
      <w:pPr>
        <w:numPr>
          <w:ilvl w:val="0"/>
          <w:numId w:val="10"/>
        </w:numPr>
        <w:spacing w:after="0" w:line="240" w:lineRule="auto"/>
        <w:rPr>
          <w:rFonts w:ascii="Times New Roman" w:eastAsia="Calibri" w:hAnsi="Times New Roman" w:cs="Times New Roman"/>
          <w:kern w:val="0"/>
          <w:sz w:val="24"/>
          <w:szCs w:val="24"/>
          <w:lang w:val="en-US"/>
          <w14:ligatures w14:val="none"/>
        </w:rPr>
      </w:pPr>
      <w:r w:rsidRPr="00D2182C">
        <w:rPr>
          <w:rFonts w:ascii="Times New Roman" w:eastAsia="Calibri" w:hAnsi="Times New Roman" w:cs="Times New Roman"/>
          <w:kern w:val="0"/>
          <w:sz w:val="24"/>
          <w:szCs w:val="24"/>
          <w:lang w:val="en-US"/>
          <w14:ligatures w14:val="none"/>
        </w:rPr>
        <w:t>When No Transmission Packet is required keep sending 254 (Accept for 8</w:t>
      </w:r>
      <w:r w:rsidRPr="00D2182C">
        <w:rPr>
          <w:rFonts w:ascii="Times New Roman" w:eastAsia="Calibri" w:hAnsi="Times New Roman" w:cs="Times New Roman"/>
          <w:kern w:val="0"/>
          <w:sz w:val="24"/>
          <w:szCs w:val="24"/>
          <w:vertAlign w:val="superscript"/>
          <w:lang w:val="en-US"/>
          <w14:ligatures w14:val="none"/>
        </w:rPr>
        <w:t>th</w:t>
      </w:r>
      <w:r w:rsidRPr="00D2182C">
        <w:rPr>
          <w:rFonts w:ascii="Times New Roman" w:eastAsia="Calibri" w:hAnsi="Times New Roman" w:cs="Times New Roman"/>
          <w:kern w:val="0"/>
          <w:sz w:val="24"/>
          <w:szCs w:val="24"/>
          <w:lang w:val="en-US"/>
          <w14:ligatures w14:val="none"/>
        </w:rPr>
        <w:t xml:space="preserve"> byte which will always remain 252)</w:t>
      </w:r>
    </w:p>
    <w:p w14:paraId="0A2030C9" w14:textId="77777777" w:rsidR="00D2182C" w:rsidRPr="00D2182C" w:rsidRDefault="00D2182C" w:rsidP="00D2182C">
      <w:pPr>
        <w:numPr>
          <w:ilvl w:val="0"/>
          <w:numId w:val="10"/>
        </w:numPr>
        <w:spacing w:after="0" w:line="240" w:lineRule="auto"/>
        <w:rPr>
          <w:rFonts w:ascii="Times New Roman" w:eastAsia="Calibri" w:hAnsi="Times New Roman" w:cs="Times New Roman"/>
          <w:kern w:val="0"/>
          <w:sz w:val="24"/>
          <w:szCs w:val="24"/>
          <w:lang w:val="en-US"/>
          <w14:ligatures w14:val="none"/>
        </w:rPr>
      </w:pPr>
      <w:r w:rsidRPr="00D2182C">
        <w:rPr>
          <w:rFonts w:ascii="Times New Roman" w:eastAsia="Calibri" w:hAnsi="Times New Roman" w:cs="Times New Roman"/>
          <w:kern w:val="0"/>
          <w:sz w:val="24"/>
          <w:szCs w:val="24"/>
          <w:lang w:val="en-US"/>
          <w14:ligatures w14:val="none"/>
        </w:rPr>
        <w:t>When Transmission packet is to be sent, Send it instead of 254 (8</w:t>
      </w:r>
      <w:r w:rsidRPr="00D2182C">
        <w:rPr>
          <w:rFonts w:ascii="Times New Roman" w:eastAsia="Calibri" w:hAnsi="Times New Roman" w:cs="Times New Roman"/>
          <w:kern w:val="0"/>
          <w:sz w:val="24"/>
          <w:szCs w:val="24"/>
          <w:vertAlign w:val="superscript"/>
          <w:lang w:val="en-US"/>
          <w14:ligatures w14:val="none"/>
        </w:rPr>
        <w:t>th</w:t>
      </w:r>
      <w:r w:rsidRPr="00D2182C">
        <w:rPr>
          <w:rFonts w:ascii="Times New Roman" w:eastAsia="Calibri" w:hAnsi="Times New Roman" w:cs="Times New Roman"/>
          <w:kern w:val="0"/>
          <w:sz w:val="24"/>
          <w:szCs w:val="24"/>
          <w:lang w:val="en-US"/>
          <w14:ligatures w14:val="none"/>
        </w:rPr>
        <w:t xml:space="preserve"> byte still remains same) </w:t>
      </w:r>
    </w:p>
    <w:p w14:paraId="0FFC4067" w14:textId="77777777" w:rsidR="00D2182C" w:rsidRPr="00D2182C" w:rsidRDefault="00D2182C" w:rsidP="00D2182C">
      <w:pPr>
        <w:numPr>
          <w:ilvl w:val="0"/>
          <w:numId w:val="10"/>
        </w:numPr>
        <w:spacing w:after="0" w:line="240" w:lineRule="auto"/>
        <w:rPr>
          <w:rFonts w:ascii="Times New Roman" w:eastAsia="Calibri" w:hAnsi="Times New Roman" w:cs="Times New Roman"/>
          <w:kern w:val="0"/>
          <w:sz w:val="24"/>
          <w:szCs w:val="24"/>
          <w:lang w:val="en-US"/>
          <w14:ligatures w14:val="none"/>
        </w:rPr>
      </w:pPr>
      <w:r w:rsidRPr="00D2182C">
        <w:rPr>
          <w:rFonts w:ascii="Times New Roman" w:eastAsia="Calibri" w:hAnsi="Times New Roman" w:cs="Times New Roman"/>
          <w:kern w:val="0"/>
          <w:sz w:val="24"/>
          <w:szCs w:val="24"/>
          <w:lang w:val="en-US"/>
          <w14:ligatures w14:val="none"/>
        </w:rPr>
        <w:t xml:space="preserve">(Optional) When Emergency Response is desired Send All module IDs 1 by 1 as (ID&lt;&lt;1)+128. Module will respond single byte (ID&lt;&lt;1)+128 in case of any temperature or voltage error.   </w:t>
      </w:r>
    </w:p>
    <w:p w14:paraId="5B3F576E" w14:textId="77777777" w:rsidR="00D2182C" w:rsidRPr="00D2182C" w:rsidRDefault="00D2182C" w:rsidP="00D2182C">
      <w:pPr>
        <w:spacing w:after="0" w:line="240" w:lineRule="auto"/>
        <w:rPr>
          <w:rFonts w:ascii="Times New Roman" w:eastAsia="Calibri" w:hAnsi="Times New Roman" w:cs="Times New Roman"/>
          <w:kern w:val="0"/>
          <w:sz w:val="24"/>
          <w:szCs w:val="24"/>
          <w:lang w:val="en-US"/>
          <w14:ligatures w14:val="none"/>
        </w:rPr>
      </w:pPr>
    </w:p>
    <w:p w14:paraId="2809F0A7" w14:textId="77777777" w:rsidR="00D2182C" w:rsidRPr="00D2182C" w:rsidRDefault="00D2182C" w:rsidP="00D2182C">
      <w:pPr>
        <w:spacing w:after="0" w:line="240" w:lineRule="auto"/>
        <w:rPr>
          <w:rFonts w:ascii="Times New Roman" w:eastAsia="Calibri" w:hAnsi="Times New Roman" w:cs="Times New Roman"/>
          <w:kern w:val="0"/>
          <w:sz w:val="24"/>
          <w:szCs w:val="24"/>
          <w:lang w:val="en-US"/>
          <w14:ligatures w14:val="none"/>
        </w:rPr>
      </w:pPr>
      <w:r w:rsidRPr="00D2182C">
        <w:rPr>
          <w:rFonts w:ascii="Times New Roman" w:eastAsia="Calibri" w:hAnsi="Times New Roman" w:cs="Times New Roman"/>
          <w:kern w:val="0"/>
          <w:sz w:val="24"/>
          <w:szCs w:val="24"/>
          <w:lang w:val="en-US"/>
          <w14:ligatures w14:val="none"/>
        </w:rPr>
        <w:t>Data from Module (Receiver):</w:t>
      </w:r>
    </w:p>
    <w:p w14:paraId="2061FA68" w14:textId="77777777" w:rsidR="00D2182C" w:rsidRPr="00D2182C" w:rsidRDefault="00D2182C" w:rsidP="00D2182C">
      <w:pPr>
        <w:spacing w:after="0" w:line="240" w:lineRule="auto"/>
        <w:rPr>
          <w:rFonts w:ascii="Times New Roman" w:eastAsia="Calibri" w:hAnsi="Times New Roman" w:cs="Times New Roman"/>
          <w:kern w:val="0"/>
          <w:sz w:val="24"/>
          <w:szCs w:val="24"/>
          <w:lang w:val="en-US"/>
          <w14:ligatures w14:val="none"/>
        </w:rPr>
      </w:pPr>
      <w:r w:rsidRPr="00D2182C">
        <w:rPr>
          <w:rFonts w:ascii="Times New Roman" w:eastAsia="Calibri" w:hAnsi="Times New Roman" w:cs="Times New Roman"/>
          <w:kern w:val="0"/>
          <w:sz w:val="24"/>
          <w:szCs w:val="24"/>
          <w:lang w:val="en-US"/>
          <w14:ligatures w14:val="none"/>
        </w:rPr>
        <w:t>Module will send 1 data byte after receiving byte at every 1.25mS</w:t>
      </w:r>
    </w:p>
    <w:p w14:paraId="69D0230C" w14:textId="77777777" w:rsidR="00D2182C" w:rsidRPr="00D2182C" w:rsidRDefault="00D2182C" w:rsidP="00D2182C">
      <w:pPr>
        <w:spacing w:after="0" w:line="240" w:lineRule="auto"/>
        <w:rPr>
          <w:rFonts w:ascii="Times New Roman" w:eastAsia="Calibri" w:hAnsi="Times New Roman" w:cs="Times New Roman"/>
          <w:kern w:val="0"/>
          <w:sz w:val="24"/>
          <w:szCs w:val="24"/>
          <w:lang w:val="en-US"/>
          <w14:ligatures w14:val="none"/>
        </w:rPr>
      </w:pPr>
    </w:p>
    <w:p w14:paraId="70DD7732" w14:textId="77777777" w:rsidR="00D2182C" w:rsidRPr="00D2182C" w:rsidRDefault="00D2182C" w:rsidP="00D2182C">
      <w:pPr>
        <w:spacing w:after="0" w:line="240" w:lineRule="auto"/>
        <w:rPr>
          <w:rFonts w:ascii="Times New Roman" w:eastAsia="Calibri" w:hAnsi="Times New Roman" w:cs="Times New Roman"/>
          <w:kern w:val="0"/>
          <w:sz w:val="24"/>
          <w:szCs w:val="24"/>
          <w:lang w:val="en-US"/>
          <w14:ligatures w14:val="none"/>
        </w:rPr>
      </w:pPr>
      <w:r w:rsidRPr="00D2182C">
        <w:rPr>
          <w:rFonts w:ascii="Times New Roman" w:eastAsia="Calibri" w:hAnsi="Times New Roman" w:cs="Times New Roman"/>
          <w:kern w:val="0"/>
          <w:sz w:val="24"/>
          <w:szCs w:val="24"/>
          <w:lang w:val="en-US"/>
          <w14:ligatures w14:val="none"/>
        </w:rPr>
        <w:t>Packet Structure:</w:t>
      </w:r>
    </w:p>
    <w:p w14:paraId="7B32B252" w14:textId="77777777" w:rsidR="00D2182C" w:rsidRPr="00D2182C" w:rsidRDefault="00D2182C" w:rsidP="00D2182C">
      <w:pPr>
        <w:numPr>
          <w:ilvl w:val="0"/>
          <w:numId w:val="11"/>
        </w:numPr>
        <w:spacing w:after="0" w:line="240" w:lineRule="auto"/>
        <w:rPr>
          <w:rFonts w:ascii="Times New Roman" w:eastAsia="Calibri" w:hAnsi="Times New Roman" w:cs="Times New Roman"/>
          <w:kern w:val="0"/>
          <w:sz w:val="24"/>
          <w:szCs w:val="24"/>
          <w:lang w:val="en-US"/>
          <w14:ligatures w14:val="none"/>
        </w:rPr>
      </w:pPr>
      <w:r w:rsidRPr="00D2182C">
        <w:rPr>
          <w:rFonts w:ascii="Times New Roman" w:eastAsia="Calibri" w:hAnsi="Times New Roman" w:cs="Times New Roman"/>
          <w:kern w:val="0"/>
          <w:sz w:val="24"/>
          <w:szCs w:val="24"/>
          <w:lang w:val="en-US"/>
          <w14:ligatures w14:val="none"/>
        </w:rPr>
        <w:t xml:space="preserve">Communication from UART port is at pre-defined Baud Rate, 8 bit &amp; No parity. </w:t>
      </w:r>
    </w:p>
    <w:p w14:paraId="62EFE90D" w14:textId="77777777" w:rsidR="00D2182C" w:rsidRPr="00D2182C" w:rsidRDefault="00D2182C" w:rsidP="00D2182C">
      <w:pPr>
        <w:numPr>
          <w:ilvl w:val="0"/>
          <w:numId w:val="11"/>
        </w:numPr>
        <w:spacing w:after="0" w:line="240" w:lineRule="auto"/>
        <w:rPr>
          <w:rFonts w:ascii="Times New Roman" w:eastAsia="Calibri" w:hAnsi="Times New Roman" w:cs="Times New Roman"/>
          <w:kern w:val="0"/>
          <w:sz w:val="24"/>
          <w:szCs w:val="24"/>
          <w:lang w:val="en-US"/>
          <w14:ligatures w14:val="none"/>
        </w:rPr>
      </w:pPr>
      <w:r w:rsidRPr="00D2182C">
        <w:rPr>
          <w:rFonts w:ascii="Times New Roman" w:eastAsia="Calibri" w:hAnsi="Times New Roman" w:cs="Times New Roman"/>
          <w:kern w:val="0"/>
          <w:sz w:val="24"/>
          <w:szCs w:val="24"/>
          <w:lang w:val="en-US"/>
          <w14:ligatures w14:val="none"/>
        </w:rPr>
        <w:t>Baud Rate presently 19.2 KHz  will be changed to 115.2 KHz</w:t>
      </w:r>
    </w:p>
    <w:p w14:paraId="28CC7BE7" w14:textId="77777777" w:rsidR="00D2182C" w:rsidRPr="00D2182C" w:rsidRDefault="00D2182C" w:rsidP="00D2182C">
      <w:pPr>
        <w:numPr>
          <w:ilvl w:val="0"/>
          <w:numId w:val="11"/>
        </w:numPr>
        <w:spacing w:after="0" w:line="240" w:lineRule="auto"/>
        <w:rPr>
          <w:rFonts w:ascii="Times New Roman" w:eastAsia="Calibri" w:hAnsi="Times New Roman" w:cs="Times New Roman"/>
          <w:kern w:val="0"/>
          <w:sz w:val="24"/>
          <w:szCs w:val="24"/>
          <w:lang w:val="en-US"/>
          <w14:ligatures w14:val="none"/>
        </w:rPr>
      </w:pPr>
      <w:r w:rsidRPr="00D2182C">
        <w:rPr>
          <w:rFonts w:ascii="Times New Roman" w:eastAsia="Calibri" w:hAnsi="Times New Roman" w:cs="Times New Roman"/>
          <w:kern w:val="0"/>
          <w:sz w:val="24"/>
          <w:szCs w:val="24"/>
          <w:lang w:val="en-US"/>
          <w14:ligatures w14:val="none"/>
        </w:rPr>
        <w:t>Data is Binary.</w:t>
      </w:r>
    </w:p>
    <w:p w14:paraId="47BA2123" w14:textId="77777777" w:rsidR="00D2182C" w:rsidRPr="00D2182C" w:rsidRDefault="00D2182C" w:rsidP="00D2182C">
      <w:pPr>
        <w:numPr>
          <w:ilvl w:val="0"/>
          <w:numId w:val="11"/>
        </w:numPr>
        <w:spacing w:after="0" w:line="240" w:lineRule="auto"/>
        <w:rPr>
          <w:rFonts w:ascii="Times New Roman" w:eastAsia="Calibri" w:hAnsi="Times New Roman" w:cs="Times New Roman"/>
          <w:kern w:val="0"/>
          <w:sz w:val="24"/>
          <w:szCs w:val="24"/>
          <w:lang w:val="en-US"/>
          <w14:ligatures w14:val="none"/>
        </w:rPr>
      </w:pPr>
      <w:r w:rsidRPr="00D2182C">
        <w:rPr>
          <w:rFonts w:ascii="Times New Roman" w:eastAsia="Calibri" w:hAnsi="Times New Roman" w:cs="Times New Roman"/>
          <w:kern w:val="0"/>
          <w:sz w:val="24"/>
          <w:szCs w:val="24"/>
          <w:lang w:val="en-US"/>
          <w14:ligatures w14:val="none"/>
        </w:rPr>
        <w:t>Uses 7- Bit Communication where 1</w:t>
      </w:r>
      <w:r w:rsidRPr="00D2182C">
        <w:rPr>
          <w:rFonts w:ascii="Times New Roman" w:eastAsia="Calibri" w:hAnsi="Times New Roman" w:cs="Times New Roman"/>
          <w:kern w:val="0"/>
          <w:sz w:val="24"/>
          <w:szCs w:val="24"/>
          <w:vertAlign w:val="superscript"/>
          <w:lang w:val="en-US"/>
          <w14:ligatures w14:val="none"/>
        </w:rPr>
        <w:t>st</w:t>
      </w:r>
      <w:r w:rsidRPr="00D2182C">
        <w:rPr>
          <w:rFonts w:ascii="Times New Roman" w:eastAsia="Calibri" w:hAnsi="Times New Roman" w:cs="Times New Roman"/>
          <w:kern w:val="0"/>
          <w:sz w:val="24"/>
          <w:szCs w:val="24"/>
          <w:lang w:val="en-US"/>
          <w14:ligatures w14:val="none"/>
        </w:rPr>
        <w:t xml:space="preserve"> Byte of Packet will always have LSB = 0 &amp; all other bytes of Packet will have LSB = 1.</w:t>
      </w:r>
    </w:p>
    <w:p w14:paraId="4A961BD9" w14:textId="77777777" w:rsidR="00D2182C" w:rsidRPr="00D2182C" w:rsidRDefault="00D2182C" w:rsidP="00D2182C">
      <w:pPr>
        <w:numPr>
          <w:ilvl w:val="0"/>
          <w:numId w:val="11"/>
        </w:numPr>
        <w:spacing w:after="0" w:line="240" w:lineRule="auto"/>
        <w:rPr>
          <w:rFonts w:ascii="Times New Roman" w:eastAsia="Calibri" w:hAnsi="Times New Roman" w:cs="Times New Roman"/>
          <w:kern w:val="0"/>
          <w:sz w:val="24"/>
          <w:szCs w:val="24"/>
          <w:lang w:val="en-US"/>
          <w14:ligatures w14:val="none"/>
        </w:rPr>
      </w:pPr>
      <w:r w:rsidRPr="00D2182C">
        <w:rPr>
          <w:rFonts w:ascii="Times New Roman" w:eastAsia="Calibri" w:hAnsi="Times New Roman" w:cs="Times New Roman"/>
          <w:kern w:val="0"/>
          <w:sz w:val="24"/>
          <w:szCs w:val="24"/>
          <w:lang w:val="en-US"/>
          <w14:ligatures w14:val="none"/>
        </w:rPr>
        <w:t>MSB of all bytes are shifted out &amp; sent as separate byte. After every 7 bytes of data 8</w:t>
      </w:r>
      <w:r w:rsidRPr="00D2182C">
        <w:rPr>
          <w:rFonts w:ascii="Times New Roman" w:eastAsia="Calibri" w:hAnsi="Times New Roman" w:cs="Times New Roman"/>
          <w:kern w:val="0"/>
          <w:sz w:val="24"/>
          <w:szCs w:val="24"/>
          <w:vertAlign w:val="superscript"/>
          <w:lang w:val="en-US"/>
          <w14:ligatures w14:val="none"/>
        </w:rPr>
        <w:t>th</w:t>
      </w:r>
      <w:r w:rsidRPr="00D2182C">
        <w:rPr>
          <w:rFonts w:ascii="Times New Roman" w:eastAsia="Calibri" w:hAnsi="Times New Roman" w:cs="Times New Roman"/>
          <w:kern w:val="0"/>
          <w:sz w:val="24"/>
          <w:szCs w:val="24"/>
          <w:lang w:val="en-US"/>
          <w14:ligatures w14:val="none"/>
        </w:rPr>
        <w:t xml:space="preserve"> byte inserted is 7 MSB bits of previous 7 bytes.</w:t>
      </w:r>
    </w:p>
    <w:p w14:paraId="7BB72F64" w14:textId="77777777" w:rsidR="00D2182C" w:rsidRPr="00D2182C" w:rsidRDefault="00D2182C" w:rsidP="00D2182C">
      <w:pPr>
        <w:numPr>
          <w:ilvl w:val="0"/>
          <w:numId w:val="11"/>
        </w:numPr>
        <w:spacing w:after="0" w:line="240" w:lineRule="auto"/>
        <w:rPr>
          <w:rFonts w:ascii="Times New Roman" w:eastAsia="Calibri" w:hAnsi="Times New Roman" w:cs="Times New Roman"/>
          <w:kern w:val="0"/>
          <w:sz w:val="24"/>
          <w:szCs w:val="24"/>
          <w:lang w:val="en-US"/>
          <w14:ligatures w14:val="none"/>
        </w:rPr>
      </w:pPr>
      <w:r w:rsidRPr="00D2182C">
        <w:rPr>
          <w:rFonts w:ascii="Times New Roman" w:eastAsia="Calibri" w:hAnsi="Times New Roman" w:cs="Times New Roman"/>
          <w:kern w:val="0"/>
          <w:sz w:val="24"/>
          <w:szCs w:val="24"/>
          <w:lang w:val="en-US"/>
          <w14:ligatures w14:val="none"/>
        </w:rPr>
        <w:t>Last 3- Bytes of Packet are CRC. (16-Bit packed in 7-bits with 8</w:t>
      </w:r>
      <w:r w:rsidRPr="00D2182C">
        <w:rPr>
          <w:rFonts w:ascii="Times New Roman" w:eastAsia="Calibri" w:hAnsi="Times New Roman" w:cs="Times New Roman"/>
          <w:kern w:val="0"/>
          <w:sz w:val="24"/>
          <w:szCs w:val="24"/>
          <w:vertAlign w:val="superscript"/>
          <w:lang w:val="en-US"/>
          <w14:ligatures w14:val="none"/>
        </w:rPr>
        <w:t>th</w:t>
      </w:r>
      <w:r w:rsidRPr="00D2182C">
        <w:rPr>
          <w:rFonts w:ascii="Times New Roman" w:eastAsia="Calibri" w:hAnsi="Times New Roman" w:cs="Times New Roman"/>
          <w:kern w:val="0"/>
          <w:sz w:val="24"/>
          <w:szCs w:val="24"/>
          <w:lang w:val="en-US"/>
          <w14:ligatures w14:val="none"/>
        </w:rPr>
        <w:t xml:space="preserve"> bit LSB = 1)</w:t>
      </w:r>
    </w:p>
    <w:p w14:paraId="3DA20E2F" w14:textId="77777777" w:rsidR="00D2182C" w:rsidRPr="00D2182C" w:rsidRDefault="00D2182C" w:rsidP="00D2182C">
      <w:pPr>
        <w:numPr>
          <w:ilvl w:val="0"/>
          <w:numId w:val="11"/>
        </w:numPr>
        <w:spacing w:after="0" w:line="240" w:lineRule="auto"/>
        <w:rPr>
          <w:rFonts w:ascii="Times New Roman" w:eastAsia="Calibri" w:hAnsi="Times New Roman" w:cs="Times New Roman"/>
          <w:kern w:val="0"/>
          <w:sz w:val="24"/>
          <w:szCs w:val="24"/>
          <w:lang w:val="en-US"/>
          <w14:ligatures w14:val="none"/>
        </w:rPr>
      </w:pPr>
      <w:r w:rsidRPr="00D2182C">
        <w:rPr>
          <w:rFonts w:ascii="Times New Roman" w:eastAsia="Calibri" w:hAnsi="Times New Roman" w:cs="Times New Roman"/>
          <w:kern w:val="0"/>
          <w:sz w:val="24"/>
          <w:szCs w:val="24"/>
          <w:lang w:val="en-US"/>
          <w14:ligatures w14:val="none"/>
        </w:rPr>
        <w:t>CRC is computed for all Bytes transmitted or receive accept CRC bytes</w:t>
      </w:r>
    </w:p>
    <w:p w14:paraId="0D06E87C" w14:textId="77777777" w:rsidR="00D2182C" w:rsidRPr="00D2182C" w:rsidRDefault="00D2182C" w:rsidP="00D2182C">
      <w:pPr>
        <w:spacing w:after="0" w:line="240" w:lineRule="auto"/>
        <w:rPr>
          <w:rFonts w:ascii="Times New Roman" w:eastAsia="Calibri" w:hAnsi="Times New Roman" w:cs="Times New Roman"/>
          <w:kern w:val="0"/>
          <w:sz w:val="24"/>
          <w:szCs w:val="24"/>
          <w:lang w:val="en-US"/>
          <w14:ligatures w14:val="none"/>
        </w:rPr>
      </w:pPr>
    </w:p>
    <w:p w14:paraId="5D11947E" w14:textId="77777777" w:rsidR="00D2182C" w:rsidRPr="00D2182C" w:rsidRDefault="00D2182C" w:rsidP="00D2182C">
      <w:pPr>
        <w:spacing w:after="0" w:line="240" w:lineRule="auto"/>
        <w:rPr>
          <w:rFonts w:ascii="Times New Roman" w:eastAsia="Calibri" w:hAnsi="Times New Roman" w:cs="Times New Roman"/>
          <w:kern w:val="0"/>
          <w:sz w:val="24"/>
          <w:szCs w:val="24"/>
          <w:lang w:val="en-US"/>
          <w14:ligatures w14:val="none"/>
        </w:rPr>
      </w:pPr>
    </w:p>
    <w:p w14:paraId="067A8F80" w14:textId="77777777" w:rsidR="00D2182C" w:rsidRPr="00D2182C" w:rsidRDefault="00D2182C" w:rsidP="00D2182C">
      <w:pPr>
        <w:spacing w:after="0" w:line="240" w:lineRule="auto"/>
        <w:rPr>
          <w:rFonts w:ascii="Times New Roman" w:eastAsia="Calibri" w:hAnsi="Times New Roman" w:cs="Times New Roman"/>
          <w:kern w:val="0"/>
          <w:sz w:val="24"/>
          <w:szCs w:val="24"/>
          <w:lang w:val="en-US"/>
          <w14:ligatures w14:val="none"/>
        </w:rPr>
      </w:pPr>
    </w:p>
    <w:p w14:paraId="26DFE04B" w14:textId="77777777" w:rsidR="00D2182C" w:rsidRPr="00D2182C" w:rsidRDefault="00D2182C" w:rsidP="00D2182C">
      <w:pPr>
        <w:spacing w:after="0" w:line="240" w:lineRule="auto"/>
        <w:rPr>
          <w:rFonts w:ascii="Times New Roman" w:eastAsia="Calibri" w:hAnsi="Times New Roman" w:cs="Times New Roman"/>
          <w:kern w:val="0"/>
          <w:sz w:val="24"/>
          <w:szCs w:val="24"/>
          <w:lang w:val="en-US"/>
          <w14:ligatures w14:val="none"/>
        </w:rPr>
      </w:pPr>
      <w:r w:rsidRPr="00D2182C">
        <w:rPr>
          <w:rFonts w:ascii="Times New Roman" w:eastAsia="Calibri" w:hAnsi="Times New Roman" w:cs="Times New Roman"/>
          <w:kern w:val="0"/>
          <w:sz w:val="24"/>
          <w:szCs w:val="24"/>
          <w:lang w:val="en-US"/>
          <w14:ligatures w14:val="none"/>
        </w:rPr>
        <w:t>Packet from Module</w:t>
      </w:r>
    </w:p>
    <w:p w14:paraId="75AC58F6" w14:textId="77777777" w:rsidR="00D2182C" w:rsidRPr="00D2182C" w:rsidRDefault="00D2182C" w:rsidP="00D2182C">
      <w:pPr>
        <w:numPr>
          <w:ilvl w:val="0"/>
          <w:numId w:val="12"/>
        </w:numPr>
        <w:spacing w:after="0" w:line="240" w:lineRule="auto"/>
        <w:rPr>
          <w:rFonts w:ascii="Times New Roman" w:eastAsia="Calibri" w:hAnsi="Times New Roman" w:cs="Times New Roman"/>
          <w:kern w:val="0"/>
          <w:sz w:val="24"/>
          <w:szCs w:val="24"/>
          <w:lang w:val="en-US"/>
          <w14:ligatures w14:val="none"/>
        </w:rPr>
      </w:pPr>
      <w:r w:rsidRPr="00D2182C">
        <w:rPr>
          <w:rFonts w:ascii="Times New Roman" w:eastAsia="Calibri" w:hAnsi="Times New Roman" w:cs="Times New Roman"/>
          <w:kern w:val="0"/>
          <w:sz w:val="24"/>
          <w:szCs w:val="24"/>
          <w:lang w:val="en-US"/>
          <w14:ligatures w14:val="none"/>
        </w:rPr>
        <w:t>Module ID&lt;&lt;1</w:t>
      </w:r>
    </w:p>
    <w:p w14:paraId="6FDDCCA7" w14:textId="77777777" w:rsidR="00D2182C" w:rsidRPr="00D2182C" w:rsidRDefault="00D2182C" w:rsidP="00D2182C">
      <w:pPr>
        <w:numPr>
          <w:ilvl w:val="0"/>
          <w:numId w:val="12"/>
        </w:numPr>
        <w:spacing w:after="0" w:line="240" w:lineRule="auto"/>
        <w:rPr>
          <w:rFonts w:ascii="Times New Roman" w:eastAsia="Calibri" w:hAnsi="Times New Roman" w:cs="Times New Roman"/>
          <w:kern w:val="0"/>
          <w:sz w:val="24"/>
          <w:szCs w:val="24"/>
          <w:lang w:val="en-US"/>
          <w14:ligatures w14:val="none"/>
        </w:rPr>
      </w:pPr>
      <w:r w:rsidRPr="00D2182C">
        <w:rPr>
          <w:rFonts w:ascii="Times New Roman" w:eastAsia="Calibri" w:hAnsi="Times New Roman" w:cs="Times New Roman"/>
          <w:kern w:val="0"/>
          <w:sz w:val="24"/>
          <w:szCs w:val="24"/>
          <w:lang w:val="en-US"/>
          <w14:ligatures w14:val="none"/>
        </w:rPr>
        <w:t>Data Type&lt;&lt;1+1 (Data Type defines Packet size &amp; its contents)</w:t>
      </w:r>
    </w:p>
    <w:p w14:paraId="2B01031A" w14:textId="77777777" w:rsidR="00D2182C" w:rsidRPr="00D2182C" w:rsidRDefault="00D2182C" w:rsidP="00D2182C">
      <w:pPr>
        <w:spacing w:after="0" w:line="240" w:lineRule="auto"/>
        <w:ind w:left="720"/>
        <w:rPr>
          <w:rFonts w:ascii="Times New Roman" w:eastAsia="Calibri" w:hAnsi="Times New Roman" w:cs="Times New Roman"/>
          <w:kern w:val="0"/>
          <w:sz w:val="24"/>
          <w:szCs w:val="24"/>
          <w:lang w:val="en-US"/>
          <w14:ligatures w14:val="none"/>
        </w:rPr>
      </w:pPr>
      <w:r w:rsidRPr="00D2182C">
        <w:rPr>
          <w:rFonts w:ascii="Times New Roman" w:eastAsia="Calibri" w:hAnsi="Times New Roman" w:cs="Times New Roman"/>
          <w:kern w:val="0"/>
          <w:sz w:val="24"/>
          <w:szCs w:val="24"/>
          <w:lang w:val="en-US"/>
          <w14:ligatures w14:val="none"/>
        </w:rPr>
        <w:t>1&lt;&lt;1+1 Normal Packet type</w:t>
      </w:r>
    </w:p>
    <w:p w14:paraId="60E0CD97" w14:textId="77777777" w:rsidR="00D2182C" w:rsidRPr="00D2182C" w:rsidRDefault="00D2182C" w:rsidP="00D2182C">
      <w:pPr>
        <w:spacing w:after="0" w:line="240" w:lineRule="auto"/>
        <w:ind w:left="720"/>
        <w:rPr>
          <w:rFonts w:ascii="Times New Roman" w:eastAsia="Calibri" w:hAnsi="Times New Roman" w:cs="Times New Roman"/>
          <w:kern w:val="0"/>
          <w:sz w:val="24"/>
          <w:szCs w:val="24"/>
          <w:lang w:val="en-US"/>
          <w14:ligatures w14:val="none"/>
        </w:rPr>
      </w:pPr>
      <w:r w:rsidRPr="00D2182C">
        <w:rPr>
          <w:rFonts w:ascii="Times New Roman" w:eastAsia="Calibri" w:hAnsi="Times New Roman" w:cs="Times New Roman"/>
          <w:kern w:val="0"/>
          <w:sz w:val="24"/>
          <w:szCs w:val="24"/>
          <w:lang w:val="en-US"/>
          <w14:ligatures w14:val="none"/>
        </w:rPr>
        <w:t xml:space="preserve">Normal Packet type contents: </w:t>
      </w:r>
    </w:p>
    <w:p w14:paraId="2B3C0F32" w14:textId="77777777" w:rsidR="00D2182C" w:rsidRPr="00D2182C" w:rsidRDefault="00D2182C" w:rsidP="00D2182C">
      <w:pPr>
        <w:numPr>
          <w:ilvl w:val="0"/>
          <w:numId w:val="12"/>
        </w:numPr>
        <w:spacing w:after="0" w:line="240" w:lineRule="auto"/>
        <w:rPr>
          <w:rFonts w:ascii="Times New Roman" w:eastAsia="Calibri" w:hAnsi="Times New Roman" w:cs="Times New Roman"/>
          <w:kern w:val="0"/>
          <w:sz w:val="24"/>
          <w:szCs w:val="24"/>
          <w:lang w:val="en-US"/>
          <w14:ligatures w14:val="none"/>
        </w:rPr>
      </w:pPr>
      <w:r w:rsidRPr="00D2182C">
        <w:rPr>
          <w:rFonts w:ascii="Times New Roman" w:eastAsia="Calibri" w:hAnsi="Times New Roman" w:cs="Times New Roman"/>
          <w:kern w:val="0"/>
          <w:sz w:val="24"/>
          <w:szCs w:val="24"/>
          <w:lang w:val="en-US"/>
          <w14:ligatures w14:val="none"/>
        </w:rPr>
        <w:t>Status&lt;&lt;1+1 (MSB in bit B7 of MSB byte)</w:t>
      </w:r>
    </w:p>
    <w:p w14:paraId="3A1FB5E0" w14:textId="77777777" w:rsidR="00D2182C" w:rsidRPr="00D2182C" w:rsidRDefault="00D2182C" w:rsidP="00D2182C">
      <w:pPr>
        <w:numPr>
          <w:ilvl w:val="0"/>
          <w:numId w:val="12"/>
        </w:numPr>
        <w:spacing w:after="0" w:line="240" w:lineRule="auto"/>
        <w:rPr>
          <w:rFonts w:ascii="Times New Roman" w:eastAsia="Calibri" w:hAnsi="Times New Roman" w:cs="Times New Roman"/>
          <w:kern w:val="0"/>
          <w:sz w:val="24"/>
          <w:szCs w:val="24"/>
          <w:lang w:val="en-US"/>
          <w14:ligatures w14:val="none"/>
        </w:rPr>
      </w:pPr>
      <w:r w:rsidRPr="00D2182C">
        <w:rPr>
          <w:rFonts w:ascii="Times New Roman" w:eastAsia="Calibri" w:hAnsi="Times New Roman" w:cs="Times New Roman"/>
          <w:kern w:val="0"/>
          <w:sz w:val="24"/>
          <w:szCs w:val="24"/>
          <w:lang w:val="en-US"/>
          <w14:ligatures w14:val="none"/>
        </w:rPr>
        <w:t>Errors&lt;&lt;1+1 (MSB in bit B6 of MSB byte)</w:t>
      </w:r>
    </w:p>
    <w:p w14:paraId="6D911B81" w14:textId="77777777" w:rsidR="00D2182C" w:rsidRPr="00D2182C" w:rsidRDefault="00D2182C" w:rsidP="00D2182C">
      <w:pPr>
        <w:numPr>
          <w:ilvl w:val="0"/>
          <w:numId w:val="12"/>
        </w:numPr>
        <w:spacing w:after="0" w:line="240" w:lineRule="auto"/>
        <w:rPr>
          <w:rFonts w:ascii="Times New Roman" w:eastAsia="Calibri" w:hAnsi="Times New Roman" w:cs="Times New Roman"/>
          <w:kern w:val="0"/>
          <w:sz w:val="24"/>
          <w:szCs w:val="24"/>
          <w:lang w:val="en-US"/>
          <w14:ligatures w14:val="none"/>
        </w:rPr>
      </w:pPr>
      <w:r w:rsidRPr="00D2182C">
        <w:rPr>
          <w:rFonts w:ascii="Times New Roman" w:eastAsia="Calibri" w:hAnsi="Times New Roman" w:cs="Times New Roman"/>
          <w:kern w:val="0"/>
          <w:sz w:val="24"/>
          <w:szCs w:val="24"/>
          <w:lang w:val="en-US"/>
          <w14:ligatures w14:val="none"/>
        </w:rPr>
        <w:t>Errors of V&lt;&lt;1+1 (MSB in bit B5 of MSB byte)</w:t>
      </w:r>
    </w:p>
    <w:p w14:paraId="72D9087D" w14:textId="77777777" w:rsidR="00D2182C" w:rsidRPr="00D2182C" w:rsidRDefault="00D2182C" w:rsidP="00D2182C">
      <w:pPr>
        <w:numPr>
          <w:ilvl w:val="0"/>
          <w:numId w:val="12"/>
        </w:numPr>
        <w:spacing w:after="0" w:line="240" w:lineRule="auto"/>
        <w:rPr>
          <w:rFonts w:ascii="Times New Roman" w:eastAsia="Calibri" w:hAnsi="Times New Roman" w:cs="Times New Roman"/>
          <w:kern w:val="0"/>
          <w:sz w:val="24"/>
          <w:szCs w:val="24"/>
          <w:lang w:val="en-US"/>
          <w14:ligatures w14:val="none"/>
        </w:rPr>
      </w:pPr>
      <w:r w:rsidRPr="00D2182C">
        <w:rPr>
          <w:rFonts w:ascii="Times New Roman" w:eastAsia="Calibri" w:hAnsi="Times New Roman" w:cs="Times New Roman"/>
          <w:kern w:val="0"/>
          <w:sz w:val="24"/>
          <w:szCs w:val="24"/>
          <w:lang w:val="en-US"/>
          <w14:ligatures w14:val="none"/>
        </w:rPr>
        <w:t>Temperature 01&lt;&lt;1+1 (MSB in bit B4 of MSB byte)</w:t>
      </w:r>
    </w:p>
    <w:p w14:paraId="0B27A185" w14:textId="77777777" w:rsidR="00D2182C" w:rsidRPr="00D2182C" w:rsidRDefault="00D2182C" w:rsidP="00D2182C">
      <w:pPr>
        <w:numPr>
          <w:ilvl w:val="0"/>
          <w:numId w:val="12"/>
        </w:numPr>
        <w:spacing w:after="0" w:line="240" w:lineRule="auto"/>
        <w:rPr>
          <w:rFonts w:ascii="Times New Roman" w:eastAsia="Calibri" w:hAnsi="Times New Roman" w:cs="Times New Roman"/>
          <w:kern w:val="0"/>
          <w:sz w:val="24"/>
          <w:szCs w:val="24"/>
          <w:lang w:val="en-US"/>
          <w14:ligatures w14:val="none"/>
        </w:rPr>
      </w:pPr>
      <w:r w:rsidRPr="00D2182C">
        <w:rPr>
          <w:rFonts w:ascii="Times New Roman" w:eastAsia="Calibri" w:hAnsi="Times New Roman" w:cs="Times New Roman"/>
          <w:kern w:val="0"/>
          <w:sz w:val="24"/>
          <w:szCs w:val="24"/>
          <w:lang w:val="en-US"/>
          <w14:ligatures w14:val="none"/>
        </w:rPr>
        <w:t>Internal&lt;&lt;1+1 (MSB in bit B3 of MSB byte)</w:t>
      </w:r>
    </w:p>
    <w:p w14:paraId="0A6C1368" w14:textId="77777777" w:rsidR="00D2182C" w:rsidRPr="00D2182C" w:rsidRDefault="00D2182C" w:rsidP="00D2182C">
      <w:pPr>
        <w:numPr>
          <w:ilvl w:val="0"/>
          <w:numId w:val="12"/>
        </w:numPr>
        <w:spacing w:after="0" w:line="240" w:lineRule="auto"/>
        <w:rPr>
          <w:rFonts w:ascii="Times New Roman" w:eastAsia="Calibri" w:hAnsi="Times New Roman" w:cs="Times New Roman"/>
          <w:kern w:val="0"/>
          <w:sz w:val="24"/>
          <w:szCs w:val="24"/>
          <w:lang w:val="en-US"/>
          <w14:ligatures w14:val="none"/>
        </w:rPr>
      </w:pPr>
      <w:r w:rsidRPr="00D2182C">
        <w:rPr>
          <w:rFonts w:ascii="Times New Roman" w:eastAsia="Calibri" w:hAnsi="Times New Roman" w:cs="Times New Roman"/>
          <w:kern w:val="0"/>
          <w:sz w:val="24"/>
          <w:szCs w:val="24"/>
          <w:lang w:val="en-US"/>
          <w14:ligatures w14:val="none"/>
        </w:rPr>
        <w:t>Temperature 2&lt;&lt;1+1 (MSB in bit B2 of MSB byte)</w:t>
      </w:r>
    </w:p>
    <w:p w14:paraId="6F313713" w14:textId="77777777" w:rsidR="00D2182C" w:rsidRPr="00D2182C" w:rsidRDefault="00D2182C" w:rsidP="00D2182C">
      <w:pPr>
        <w:numPr>
          <w:ilvl w:val="0"/>
          <w:numId w:val="12"/>
        </w:numPr>
        <w:spacing w:after="0" w:line="240" w:lineRule="auto"/>
        <w:rPr>
          <w:rFonts w:ascii="Times New Roman" w:eastAsia="Calibri" w:hAnsi="Times New Roman" w:cs="Times New Roman"/>
          <w:kern w:val="0"/>
          <w:sz w:val="24"/>
          <w:szCs w:val="24"/>
          <w:lang w:val="en-US"/>
          <w14:ligatures w14:val="none"/>
        </w:rPr>
      </w:pPr>
      <w:r w:rsidRPr="00D2182C">
        <w:rPr>
          <w:rFonts w:ascii="Times New Roman" w:eastAsia="Calibri" w:hAnsi="Times New Roman" w:cs="Times New Roman"/>
          <w:kern w:val="0"/>
          <w:sz w:val="24"/>
          <w:szCs w:val="24"/>
          <w:lang w:val="en-US"/>
          <w14:ligatures w14:val="none"/>
        </w:rPr>
        <w:lastRenderedPageBreak/>
        <w:t>VSOC0&lt;&lt;1+1 (MSB in bit B1 of MSB byte)</w:t>
      </w:r>
    </w:p>
    <w:p w14:paraId="4E1AB9E1" w14:textId="77777777" w:rsidR="00D2182C" w:rsidRPr="00D2182C" w:rsidRDefault="00D2182C" w:rsidP="00D2182C">
      <w:pPr>
        <w:numPr>
          <w:ilvl w:val="0"/>
          <w:numId w:val="12"/>
        </w:numPr>
        <w:spacing w:after="0" w:line="240" w:lineRule="auto"/>
        <w:rPr>
          <w:rFonts w:ascii="Times New Roman" w:eastAsia="Calibri" w:hAnsi="Times New Roman" w:cs="Times New Roman"/>
          <w:kern w:val="0"/>
          <w:sz w:val="24"/>
          <w:szCs w:val="24"/>
          <w:lang w:val="en-US"/>
          <w14:ligatures w14:val="none"/>
        </w:rPr>
      </w:pPr>
      <w:r w:rsidRPr="00D2182C">
        <w:rPr>
          <w:rFonts w:ascii="Times New Roman" w:eastAsia="Calibri" w:hAnsi="Times New Roman" w:cs="Times New Roman"/>
          <w:kern w:val="0"/>
          <w:sz w:val="24"/>
          <w:szCs w:val="24"/>
          <w:lang w:val="en-US"/>
          <w14:ligatures w14:val="none"/>
        </w:rPr>
        <w:t>8</w:t>
      </w:r>
      <w:r w:rsidRPr="00D2182C">
        <w:rPr>
          <w:rFonts w:ascii="Times New Roman" w:eastAsia="Calibri" w:hAnsi="Times New Roman" w:cs="Times New Roman"/>
          <w:kern w:val="0"/>
          <w:sz w:val="24"/>
          <w:szCs w:val="24"/>
          <w:vertAlign w:val="superscript"/>
          <w:lang w:val="en-US"/>
          <w14:ligatures w14:val="none"/>
        </w:rPr>
        <w:t>th</w:t>
      </w:r>
      <w:r w:rsidRPr="00D2182C">
        <w:rPr>
          <w:rFonts w:ascii="Times New Roman" w:eastAsia="Calibri" w:hAnsi="Times New Roman" w:cs="Times New Roman"/>
          <w:kern w:val="0"/>
          <w:sz w:val="24"/>
          <w:szCs w:val="24"/>
          <w:lang w:val="en-US"/>
          <w14:ligatures w14:val="none"/>
        </w:rPr>
        <w:t xml:space="preserve"> bits of above bytes in (MSB Byte | 1) (B7.B6.B5.B4.B3.B2.B1.1)</w:t>
      </w:r>
    </w:p>
    <w:p w14:paraId="7259CED1" w14:textId="77777777" w:rsidR="00D2182C" w:rsidRPr="00D2182C" w:rsidRDefault="00D2182C" w:rsidP="00D2182C">
      <w:pPr>
        <w:numPr>
          <w:ilvl w:val="0"/>
          <w:numId w:val="12"/>
        </w:numPr>
        <w:spacing w:after="0" w:line="240" w:lineRule="auto"/>
        <w:rPr>
          <w:rFonts w:ascii="Times New Roman" w:eastAsia="Calibri" w:hAnsi="Times New Roman" w:cs="Times New Roman"/>
          <w:kern w:val="0"/>
          <w:sz w:val="24"/>
          <w:szCs w:val="24"/>
          <w:lang w:val="en-US"/>
          <w14:ligatures w14:val="none"/>
        </w:rPr>
      </w:pPr>
      <w:r w:rsidRPr="00D2182C">
        <w:rPr>
          <w:rFonts w:ascii="Times New Roman" w:eastAsia="Calibri" w:hAnsi="Times New Roman" w:cs="Times New Roman"/>
          <w:kern w:val="0"/>
          <w:sz w:val="24"/>
          <w:szCs w:val="24"/>
          <w:lang w:val="en-US"/>
          <w14:ligatures w14:val="none"/>
        </w:rPr>
        <w:t>VSOC1&lt;&lt;1+1</w:t>
      </w:r>
    </w:p>
    <w:p w14:paraId="7A601F35" w14:textId="77777777" w:rsidR="00D2182C" w:rsidRPr="00D2182C" w:rsidRDefault="00D2182C" w:rsidP="00D2182C">
      <w:pPr>
        <w:numPr>
          <w:ilvl w:val="0"/>
          <w:numId w:val="12"/>
        </w:numPr>
        <w:spacing w:after="0" w:line="240" w:lineRule="auto"/>
        <w:rPr>
          <w:rFonts w:ascii="Times New Roman" w:eastAsia="Calibri" w:hAnsi="Times New Roman" w:cs="Times New Roman"/>
          <w:kern w:val="0"/>
          <w:sz w:val="24"/>
          <w:szCs w:val="24"/>
          <w:lang w:val="en-US"/>
          <w14:ligatures w14:val="none"/>
        </w:rPr>
      </w:pPr>
      <w:r w:rsidRPr="00D2182C">
        <w:rPr>
          <w:rFonts w:ascii="Times New Roman" w:eastAsia="Calibri" w:hAnsi="Times New Roman" w:cs="Times New Roman"/>
          <w:kern w:val="0"/>
          <w:sz w:val="24"/>
          <w:szCs w:val="24"/>
          <w:lang w:val="en-US"/>
          <w14:ligatures w14:val="none"/>
        </w:rPr>
        <w:t>VSOC2&lt;&lt;1+1</w:t>
      </w:r>
    </w:p>
    <w:p w14:paraId="549A3B0D" w14:textId="77777777" w:rsidR="00D2182C" w:rsidRPr="00D2182C" w:rsidRDefault="00D2182C" w:rsidP="00D2182C">
      <w:pPr>
        <w:numPr>
          <w:ilvl w:val="0"/>
          <w:numId w:val="12"/>
        </w:numPr>
        <w:spacing w:after="0" w:line="240" w:lineRule="auto"/>
        <w:rPr>
          <w:rFonts w:ascii="Times New Roman" w:eastAsia="Calibri" w:hAnsi="Times New Roman" w:cs="Times New Roman"/>
          <w:kern w:val="0"/>
          <w:sz w:val="24"/>
          <w:szCs w:val="24"/>
          <w:lang w:val="en-US"/>
          <w14:ligatures w14:val="none"/>
        </w:rPr>
      </w:pPr>
      <w:r w:rsidRPr="00D2182C">
        <w:rPr>
          <w:rFonts w:ascii="Times New Roman" w:eastAsia="Calibri" w:hAnsi="Times New Roman" w:cs="Times New Roman"/>
          <w:kern w:val="0"/>
          <w:sz w:val="24"/>
          <w:szCs w:val="24"/>
          <w:lang w:val="en-US"/>
          <w14:ligatures w14:val="none"/>
        </w:rPr>
        <w:t>VSOC3&lt;&lt;1+1</w:t>
      </w:r>
    </w:p>
    <w:p w14:paraId="3BD832DF" w14:textId="77777777" w:rsidR="00D2182C" w:rsidRPr="00D2182C" w:rsidRDefault="00D2182C" w:rsidP="00D2182C">
      <w:pPr>
        <w:numPr>
          <w:ilvl w:val="0"/>
          <w:numId w:val="12"/>
        </w:numPr>
        <w:spacing w:after="0" w:line="240" w:lineRule="auto"/>
        <w:rPr>
          <w:rFonts w:ascii="Times New Roman" w:eastAsia="Calibri" w:hAnsi="Times New Roman" w:cs="Times New Roman"/>
          <w:kern w:val="0"/>
          <w:sz w:val="24"/>
          <w:szCs w:val="24"/>
          <w:lang w:val="en-US"/>
          <w14:ligatures w14:val="none"/>
        </w:rPr>
      </w:pPr>
      <w:r w:rsidRPr="00D2182C">
        <w:rPr>
          <w:rFonts w:ascii="Times New Roman" w:eastAsia="Calibri" w:hAnsi="Times New Roman" w:cs="Times New Roman"/>
          <w:kern w:val="0"/>
          <w:sz w:val="24"/>
          <w:szCs w:val="24"/>
          <w:lang w:val="en-US"/>
          <w14:ligatures w14:val="none"/>
        </w:rPr>
        <w:t>Cell0 mV HIBYTE&lt;&lt;1+1</w:t>
      </w:r>
    </w:p>
    <w:p w14:paraId="702463FC" w14:textId="77777777" w:rsidR="00D2182C" w:rsidRPr="00D2182C" w:rsidRDefault="00D2182C" w:rsidP="00D2182C">
      <w:pPr>
        <w:numPr>
          <w:ilvl w:val="0"/>
          <w:numId w:val="12"/>
        </w:numPr>
        <w:spacing w:after="0" w:line="240" w:lineRule="auto"/>
        <w:rPr>
          <w:rFonts w:ascii="Times New Roman" w:eastAsia="Calibri" w:hAnsi="Times New Roman" w:cs="Times New Roman"/>
          <w:kern w:val="0"/>
          <w:sz w:val="24"/>
          <w:szCs w:val="24"/>
          <w:lang w:val="en-US"/>
          <w14:ligatures w14:val="none"/>
        </w:rPr>
      </w:pPr>
      <w:r w:rsidRPr="00D2182C">
        <w:rPr>
          <w:rFonts w:ascii="Times New Roman" w:eastAsia="Calibri" w:hAnsi="Times New Roman" w:cs="Times New Roman"/>
          <w:kern w:val="0"/>
          <w:sz w:val="24"/>
          <w:szCs w:val="24"/>
          <w:lang w:val="en-US"/>
          <w14:ligatures w14:val="none"/>
        </w:rPr>
        <w:t>Cell0 mV</w:t>
      </w:r>
      <w:r w:rsidRPr="00D2182C">
        <w:rPr>
          <w:rFonts w:ascii="Times New Roman" w:eastAsia="Calibri" w:hAnsi="Times New Roman" w:cs="Times New Roman"/>
          <w:kern w:val="0"/>
          <w:sz w:val="24"/>
          <w:szCs w:val="24"/>
          <w:lang w:val="en-US"/>
          <w14:ligatures w14:val="none"/>
        </w:rPr>
        <w:tab/>
        <w:t xml:space="preserve"> LOBYTE&lt;&lt;1+1</w:t>
      </w:r>
    </w:p>
    <w:p w14:paraId="3F1CA59F" w14:textId="77777777" w:rsidR="00D2182C" w:rsidRPr="00D2182C" w:rsidRDefault="00D2182C" w:rsidP="00D2182C">
      <w:pPr>
        <w:numPr>
          <w:ilvl w:val="0"/>
          <w:numId w:val="12"/>
        </w:numPr>
        <w:spacing w:after="0" w:line="240" w:lineRule="auto"/>
        <w:rPr>
          <w:rFonts w:ascii="Times New Roman" w:eastAsia="Calibri" w:hAnsi="Times New Roman" w:cs="Times New Roman"/>
          <w:kern w:val="0"/>
          <w:sz w:val="24"/>
          <w:szCs w:val="24"/>
          <w:lang w:val="en-US"/>
          <w14:ligatures w14:val="none"/>
        </w:rPr>
      </w:pPr>
      <w:r w:rsidRPr="00D2182C">
        <w:rPr>
          <w:rFonts w:ascii="Times New Roman" w:eastAsia="Calibri" w:hAnsi="Times New Roman" w:cs="Times New Roman"/>
          <w:kern w:val="0"/>
          <w:sz w:val="24"/>
          <w:szCs w:val="24"/>
          <w:lang w:val="en-US"/>
          <w14:ligatures w14:val="none"/>
        </w:rPr>
        <w:t>Cell1 mV HIBYTE&lt;&lt;1+1</w:t>
      </w:r>
    </w:p>
    <w:p w14:paraId="490A8DF7" w14:textId="77777777" w:rsidR="00D2182C" w:rsidRPr="00D2182C" w:rsidRDefault="00D2182C" w:rsidP="00D2182C">
      <w:pPr>
        <w:numPr>
          <w:ilvl w:val="0"/>
          <w:numId w:val="12"/>
        </w:numPr>
        <w:spacing w:after="0" w:line="240" w:lineRule="auto"/>
        <w:rPr>
          <w:rFonts w:ascii="Times New Roman" w:eastAsia="Calibri" w:hAnsi="Times New Roman" w:cs="Times New Roman"/>
          <w:kern w:val="0"/>
          <w:sz w:val="24"/>
          <w:szCs w:val="24"/>
          <w:lang w:val="en-US"/>
          <w14:ligatures w14:val="none"/>
        </w:rPr>
      </w:pPr>
      <w:r w:rsidRPr="00D2182C">
        <w:rPr>
          <w:rFonts w:ascii="Times New Roman" w:eastAsia="Calibri" w:hAnsi="Times New Roman" w:cs="Times New Roman"/>
          <w:kern w:val="0"/>
          <w:sz w:val="24"/>
          <w:szCs w:val="24"/>
          <w:lang w:val="en-US"/>
          <w14:ligatures w14:val="none"/>
        </w:rPr>
        <w:t>Cell1 mV</w:t>
      </w:r>
      <w:r w:rsidRPr="00D2182C">
        <w:rPr>
          <w:rFonts w:ascii="Times New Roman" w:eastAsia="Calibri" w:hAnsi="Times New Roman" w:cs="Times New Roman"/>
          <w:kern w:val="0"/>
          <w:sz w:val="24"/>
          <w:szCs w:val="24"/>
          <w:lang w:val="en-US"/>
          <w14:ligatures w14:val="none"/>
        </w:rPr>
        <w:tab/>
        <w:t xml:space="preserve"> LOBYTE&lt;&lt;1+1</w:t>
      </w:r>
    </w:p>
    <w:p w14:paraId="34F52854" w14:textId="77777777" w:rsidR="00D2182C" w:rsidRPr="00D2182C" w:rsidRDefault="00D2182C" w:rsidP="00D2182C">
      <w:pPr>
        <w:numPr>
          <w:ilvl w:val="0"/>
          <w:numId w:val="12"/>
        </w:numPr>
        <w:spacing w:after="0" w:line="240" w:lineRule="auto"/>
        <w:rPr>
          <w:rFonts w:ascii="Times New Roman" w:eastAsia="Calibri" w:hAnsi="Times New Roman" w:cs="Times New Roman"/>
          <w:kern w:val="0"/>
          <w:sz w:val="24"/>
          <w:szCs w:val="24"/>
          <w:lang w:val="en-US"/>
          <w14:ligatures w14:val="none"/>
        </w:rPr>
      </w:pPr>
      <w:r w:rsidRPr="00D2182C">
        <w:rPr>
          <w:rFonts w:ascii="Times New Roman" w:eastAsia="Calibri" w:hAnsi="Times New Roman" w:cs="Times New Roman"/>
          <w:kern w:val="0"/>
          <w:sz w:val="24"/>
          <w:szCs w:val="24"/>
          <w:lang w:val="en-US"/>
          <w14:ligatures w14:val="none"/>
        </w:rPr>
        <w:t>8</w:t>
      </w:r>
      <w:r w:rsidRPr="00D2182C">
        <w:rPr>
          <w:rFonts w:ascii="Times New Roman" w:eastAsia="Calibri" w:hAnsi="Times New Roman" w:cs="Times New Roman"/>
          <w:kern w:val="0"/>
          <w:sz w:val="24"/>
          <w:szCs w:val="24"/>
          <w:vertAlign w:val="superscript"/>
          <w:lang w:val="en-US"/>
          <w14:ligatures w14:val="none"/>
        </w:rPr>
        <w:t>th</w:t>
      </w:r>
      <w:r w:rsidRPr="00D2182C">
        <w:rPr>
          <w:rFonts w:ascii="Times New Roman" w:eastAsia="Calibri" w:hAnsi="Times New Roman" w:cs="Times New Roman"/>
          <w:kern w:val="0"/>
          <w:sz w:val="24"/>
          <w:szCs w:val="24"/>
          <w:lang w:val="en-US"/>
          <w14:ligatures w14:val="none"/>
        </w:rPr>
        <w:t xml:space="preserve"> bits of above bytes in (MSB Byte | 1) (B7.B6.B5.B4.B3.B2.B1.1)</w:t>
      </w:r>
    </w:p>
    <w:p w14:paraId="3C18F210" w14:textId="77777777" w:rsidR="00D2182C" w:rsidRPr="00D2182C" w:rsidRDefault="00D2182C" w:rsidP="00D2182C">
      <w:pPr>
        <w:numPr>
          <w:ilvl w:val="0"/>
          <w:numId w:val="12"/>
        </w:numPr>
        <w:spacing w:after="0" w:line="240" w:lineRule="auto"/>
        <w:rPr>
          <w:rFonts w:ascii="Times New Roman" w:eastAsia="Calibri" w:hAnsi="Times New Roman" w:cs="Times New Roman"/>
          <w:kern w:val="0"/>
          <w:sz w:val="24"/>
          <w:szCs w:val="24"/>
          <w:lang w:val="en-US"/>
          <w14:ligatures w14:val="none"/>
        </w:rPr>
      </w:pPr>
      <w:r w:rsidRPr="00D2182C">
        <w:rPr>
          <w:rFonts w:ascii="Times New Roman" w:eastAsia="Calibri" w:hAnsi="Times New Roman" w:cs="Times New Roman"/>
          <w:kern w:val="0"/>
          <w:sz w:val="24"/>
          <w:szCs w:val="24"/>
          <w:lang w:val="en-US"/>
          <w14:ligatures w14:val="none"/>
        </w:rPr>
        <w:t>Cell2 mV HIBYTE&lt;&lt;1+1</w:t>
      </w:r>
    </w:p>
    <w:p w14:paraId="240B1799" w14:textId="77777777" w:rsidR="00D2182C" w:rsidRPr="00D2182C" w:rsidRDefault="00D2182C" w:rsidP="00D2182C">
      <w:pPr>
        <w:numPr>
          <w:ilvl w:val="0"/>
          <w:numId w:val="12"/>
        </w:numPr>
        <w:spacing w:after="0" w:line="240" w:lineRule="auto"/>
        <w:rPr>
          <w:rFonts w:ascii="Times New Roman" w:eastAsia="Calibri" w:hAnsi="Times New Roman" w:cs="Times New Roman"/>
          <w:kern w:val="0"/>
          <w:sz w:val="24"/>
          <w:szCs w:val="24"/>
          <w:lang w:val="en-US"/>
          <w14:ligatures w14:val="none"/>
        </w:rPr>
      </w:pPr>
      <w:r w:rsidRPr="00D2182C">
        <w:rPr>
          <w:rFonts w:ascii="Times New Roman" w:eastAsia="Calibri" w:hAnsi="Times New Roman" w:cs="Times New Roman"/>
          <w:kern w:val="0"/>
          <w:sz w:val="24"/>
          <w:szCs w:val="24"/>
          <w:lang w:val="en-US"/>
          <w14:ligatures w14:val="none"/>
        </w:rPr>
        <w:t>Cell2 mV</w:t>
      </w:r>
      <w:r w:rsidRPr="00D2182C">
        <w:rPr>
          <w:rFonts w:ascii="Times New Roman" w:eastAsia="Calibri" w:hAnsi="Times New Roman" w:cs="Times New Roman"/>
          <w:kern w:val="0"/>
          <w:sz w:val="24"/>
          <w:szCs w:val="24"/>
          <w:lang w:val="en-US"/>
          <w14:ligatures w14:val="none"/>
        </w:rPr>
        <w:tab/>
        <w:t xml:space="preserve"> LOBYTE&lt;&lt;1+1</w:t>
      </w:r>
    </w:p>
    <w:p w14:paraId="5894FC82" w14:textId="77777777" w:rsidR="00D2182C" w:rsidRPr="00D2182C" w:rsidRDefault="00D2182C" w:rsidP="00D2182C">
      <w:pPr>
        <w:numPr>
          <w:ilvl w:val="0"/>
          <w:numId w:val="12"/>
        </w:numPr>
        <w:spacing w:after="0" w:line="240" w:lineRule="auto"/>
        <w:rPr>
          <w:rFonts w:ascii="Times New Roman" w:eastAsia="Calibri" w:hAnsi="Times New Roman" w:cs="Times New Roman"/>
          <w:kern w:val="0"/>
          <w:sz w:val="24"/>
          <w:szCs w:val="24"/>
          <w:lang w:val="en-US"/>
          <w14:ligatures w14:val="none"/>
        </w:rPr>
      </w:pPr>
      <w:r w:rsidRPr="00D2182C">
        <w:rPr>
          <w:rFonts w:ascii="Times New Roman" w:eastAsia="Calibri" w:hAnsi="Times New Roman" w:cs="Times New Roman"/>
          <w:kern w:val="0"/>
          <w:sz w:val="24"/>
          <w:szCs w:val="24"/>
          <w:lang w:val="en-US"/>
          <w14:ligatures w14:val="none"/>
        </w:rPr>
        <w:t>Cell3 mV HIBYTE&lt;&lt;1+1</w:t>
      </w:r>
    </w:p>
    <w:p w14:paraId="66A7DC58" w14:textId="77777777" w:rsidR="00D2182C" w:rsidRPr="00D2182C" w:rsidRDefault="00D2182C" w:rsidP="00D2182C">
      <w:pPr>
        <w:numPr>
          <w:ilvl w:val="0"/>
          <w:numId w:val="12"/>
        </w:numPr>
        <w:spacing w:after="0" w:line="240" w:lineRule="auto"/>
        <w:rPr>
          <w:rFonts w:ascii="Times New Roman" w:eastAsia="Calibri" w:hAnsi="Times New Roman" w:cs="Times New Roman"/>
          <w:kern w:val="0"/>
          <w:sz w:val="24"/>
          <w:szCs w:val="24"/>
          <w:lang w:val="en-US"/>
          <w14:ligatures w14:val="none"/>
        </w:rPr>
      </w:pPr>
      <w:r w:rsidRPr="00D2182C">
        <w:rPr>
          <w:rFonts w:ascii="Times New Roman" w:eastAsia="Calibri" w:hAnsi="Times New Roman" w:cs="Times New Roman"/>
          <w:kern w:val="0"/>
          <w:sz w:val="24"/>
          <w:szCs w:val="24"/>
          <w:lang w:val="en-US"/>
          <w14:ligatures w14:val="none"/>
        </w:rPr>
        <w:t>Cell3 mV</w:t>
      </w:r>
      <w:r w:rsidRPr="00D2182C">
        <w:rPr>
          <w:rFonts w:ascii="Times New Roman" w:eastAsia="Calibri" w:hAnsi="Times New Roman" w:cs="Times New Roman"/>
          <w:kern w:val="0"/>
          <w:sz w:val="24"/>
          <w:szCs w:val="24"/>
          <w:lang w:val="en-US"/>
          <w14:ligatures w14:val="none"/>
        </w:rPr>
        <w:tab/>
        <w:t xml:space="preserve"> LOBYTE&lt;&lt;1+1</w:t>
      </w:r>
    </w:p>
    <w:p w14:paraId="50BD02FF" w14:textId="77777777" w:rsidR="00D2182C" w:rsidRPr="00D2182C" w:rsidRDefault="00D2182C" w:rsidP="00D2182C">
      <w:pPr>
        <w:numPr>
          <w:ilvl w:val="0"/>
          <w:numId w:val="12"/>
        </w:numPr>
        <w:spacing w:after="0" w:line="240" w:lineRule="auto"/>
        <w:rPr>
          <w:rFonts w:ascii="Times New Roman" w:eastAsia="Calibri" w:hAnsi="Times New Roman" w:cs="Times New Roman"/>
          <w:kern w:val="0"/>
          <w:sz w:val="24"/>
          <w:szCs w:val="24"/>
          <w:lang w:val="en-US"/>
          <w14:ligatures w14:val="none"/>
        </w:rPr>
      </w:pPr>
      <w:r w:rsidRPr="00D2182C">
        <w:rPr>
          <w:rFonts w:ascii="Times New Roman" w:eastAsia="Calibri" w:hAnsi="Times New Roman" w:cs="Times New Roman"/>
          <w:kern w:val="0"/>
          <w:sz w:val="24"/>
          <w:szCs w:val="24"/>
          <w:lang w:val="en-US"/>
          <w14:ligatures w14:val="none"/>
        </w:rPr>
        <w:t>Internal&lt;&lt;1+1</w:t>
      </w:r>
    </w:p>
    <w:p w14:paraId="7E28C11B" w14:textId="77777777" w:rsidR="00D2182C" w:rsidRPr="00D2182C" w:rsidRDefault="00D2182C" w:rsidP="00D2182C">
      <w:pPr>
        <w:numPr>
          <w:ilvl w:val="0"/>
          <w:numId w:val="12"/>
        </w:numPr>
        <w:spacing w:after="0" w:line="240" w:lineRule="auto"/>
        <w:rPr>
          <w:rFonts w:ascii="Times New Roman" w:eastAsia="Calibri" w:hAnsi="Times New Roman" w:cs="Times New Roman"/>
          <w:kern w:val="0"/>
          <w:sz w:val="24"/>
          <w:szCs w:val="24"/>
          <w:lang w:val="en-US"/>
          <w14:ligatures w14:val="none"/>
        </w:rPr>
      </w:pPr>
      <w:r w:rsidRPr="00D2182C">
        <w:rPr>
          <w:rFonts w:ascii="Times New Roman" w:eastAsia="Calibri" w:hAnsi="Times New Roman" w:cs="Times New Roman"/>
          <w:kern w:val="0"/>
          <w:sz w:val="24"/>
          <w:szCs w:val="24"/>
          <w:lang w:val="en-US"/>
          <w14:ligatures w14:val="none"/>
        </w:rPr>
        <w:t>Internal&lt;&lt;1+1</w:t>
      </w:r>
    </w:p>
    <w:p w14:paraId="7C852C28" w14:textId="77777777" w:rsidR="00D2182C" w:rsidRPr="00D2182C" w:rsidRDefault="00D2182C" w:rsidP="00D2182C">
      <w:pPr>
        <w:numPr>
          <w:ilvl w:val="0"/>
          <w:numId w:val="12"/>
        </w:numPr>
        <w:spacing w:after="0" w:line="240" w:lineRule="auto"/>
        <w:rPr>
          <w:rFonts w:ascii="Times New Roman" w:eastAsia="Calibri" w:hAnsi="Times New Roman" w:cs="Times New Roman"/>
          <w:kern w:val="0"/>
          <w:sz w:val="24"/>
          <w:szCs w:val="24"/>
          <w:lang w:val="en-US"/>
          <w14:ligatures w14:val="none"/>
        </w:rPr>
      </w:pPr>
      <w:r w:rsidRPr="00D2182C">
        <w:rPr>
          <w:rFonts w:ascii="Times New Roman" w:eastAsia="Calibri" w:hAnsi="Times New Roman" w:cs="Times New Roman"/>
          <w:kern w:val="0"/>
          <w:sz w:val="24"/>
          <w:szCs w:val="24"/>
          <w:lang w:val="en-US"/>
          <w14:ligatures w14:val="none"/>
        </w:rPr>
        <w:t>8</w:t>
      </w:r>
      <w:r w:rsidRPr="00D2182C">
        <w:rPr>
          <w:rFonts w:ascii="Times New Roman" w:eastAsia="Calibri" w:hAnsi="Times New Roman" w:cs="Times New Roman"/>
          <w:kern w:val="0"/>
          <w:sz w:val="24"/>
          <w:szCs w:val="24"/>
          <w:vertAlign w:val="superscript"/>
          <w:lang w:val="en-US"/>
          <w14:ligatures w14:val="none"/>
        </w:rPr>
        <w:t>th</w:t>
      </w:r>
      <w:r w:rsidRPr="00D2182C">
        <w:rPr>
          <w:rFonts w:ascii="Times New Roman" w:eastAsia="Calibri" w:hAnsi="Times New Roman" w:cs="Times New Roman"/>
          <w:kern w:val="0"/>
          <w:sz w:val="24"/>
          <w:szCs w:val="24"/>
          <w:lang w:val="en-US"/>
          <w14:ligatures w14:val="none"/>
        </w:rPr>
        <w:t xml:space="preserve"> bits of above bytes in (MSB Byte | 1) (B7.B6.B5.B4.B3.B2.B1.1)</w:t>
      </w:r>
    </w:p>
    <w:p w14:paraId="1BFBE468" w14:textId="77777777" w:rsidR="00D2182C" w:rsidRPr="00D2182C" w:rsidRDefault="00D2182C" w:rsidP="00D2182C">
      <w:pPr>
        <w:numPr>
          <w:ilvl w:val="0"/>
          <w:numId w:val="12"/>
        </w:numPr>
        <w:spacing w:after="0" w:line="240" w:lineRule="auto"/>
        <w:rPr>
          <w:rFonts w:ascii="Times New Roman" w:eastAsia="Calibri" w:hAnsi="Times New Roman" w:cs="Times New Roman"/>
          <w:kern w:val="0"/>
          <w:sz w:val="24"/>
          <w:szCs w:val="24"/>
          <w:lang w:val="en-US"/>
          <w14:ligatures w14:val="none"/>
        </w:rPr>
      </w:pPr>
      <w:r w:rsidRPr="00D2182C">
        <w:rPr>
          <w:rFonts w:ascii="Times New Roman" w:eastAsia="Calibri" w:hAnsi="Times New Roman" w:cs="Times New Roman"/>
          <w:kern w:val="0"/>
          <w:sz w:val="24"/>
          <w:szCs w:val="24"/>
          <w:lang w:val="en-US"/>
          <w14:ligatures w14:val="none"/>
        </w:rPr>
        <w:t>Internal&lt;&lt;1+1</w:t>
      </w:r>
    </w:p>
    <w:p w14:paraId="29763696" w14:textId="77777777" w:rsidR="00D2182C" w:rsidRPr="00D2182C" w:rsidRDefault="00D2182C" w:rsidP="00D2182C">
      <w:pPr>
        <w:numPr>
          <w:ilvl w:val="0"/>
          <w:numId w:val="12"/>
        </w:numPr>
        <w:spacing w:after="0" w:line="240" w:lineRule="auto"/>
        <w:rPr>
          <w:rFonts w:ascii="Times New Roman" w:eastAsia="Calibri" w:hAnsi="Times New Roman" w:cs="Times New Roman"/>
          <w:kern w:val="0"/>
          <w:sz w:val="24"/>
          <w:szCs w:val="24"/>
          <w:lang w:val="en-US"/>
          <w14:ligatures w14:val="none"/>
        </w:rPr>
      </w:pPr>
      <w:r w:rsidRPr="00D2182C">
        <w:rPr>
          <w:rFonts w:ascii="Times New Roman" w:eastAsia="Calibri" w:hAnsi="Times New Roman" w:cs="Times New Roman"/>
          <w:kern w:val="0"/>
          <w:sz w:val="24"/>
          <w:szCs w:val="24"/>
          <w:lang w:val="en-US"/>
          <w14:ligatures w14:val="none"/>
        </w:rPr>
        <w:t>Internal&lt;&lt;1+1</w:t>
      </w:r>
    </w:p>
    <w:p w14:paraId="3718D2F0" w14:textId="77777777" w:rsidR="00D2182C" w:rsidRPr="00D2182C" w:rsidRDefault="00D2182C" w:rsidP="00D2182C">
      <w:pPr>
        <w:numPr>
          <w:ilvl w:val="0"/>
          <w:numId w:val="12"/>
        </w:numPr>
        <w:spacing w:after="0" w:line="240" w:lineRule="auto"/>
        <w:rPr>
          <w:rFonts w:ascii="Times New Roman" w:eastAsia="Calibri" w:hAnsi="Times New Roman" w:cs="Times New Roman"/>
          <w:kern w:val="0"/>
          <w:sz w:val="24"/>
          <w:szCs w:val="24"/>
          <w:lang w:val="en-US"/>
          <w14:ligatures w14:val="none"/>
        </w:rPr>
      </w:pPr>
      <w:r w:rsidRPr="00D2182C">
        <w:rPr>
          <w:rFonts w:ascii="Times New Roman" w:eastAsia="Calibri" w:hAnsi="Times New Roman" w:cs="Times New Roman"/>
          <w:kern w:val="0"/>
          <w:sz w:val="24"/>
          <w:szCs w:val="24"/>
          <w:lang w:val="en-US"/>
          <w14:ligatures w14:val="none"/>
        </w:rPr>
        <w:t>Internal&lt;&lt;1+1</w:t>
      </w:r>
    </w:p>
    <w:p w14:paraId="4E610EBD" w14:textId="77777777" w:rsidR="00D2182C" w:rsidRPr="00D2182C" w:rsidRDefault="00D2182C" w:rsidP="00D2182C">
      <w:pPr>
        <w:numPr>
          <w:ilvl w:val="0"/>
          <w:numId w:val="12"/>
        </w:numPr>
        <w:spacing w:after="0" w:line="240" w:lineRule="auto"/>
        <w:rPr>
          <w:rFonts w:ascii="Times New Roman" w:eastAsia="Calibri" w:hAnsi="Times New Roman" w:cs="Times New Roman"/>
          <w:kern w:val="0"/>
          <w:sz w:val="24"/>
          <w:szCs w:val="24"/>
          <w:lang w:val="en-US"/>
          <w14:ligatures w14:val="none"/>
        </w:rPr>
      </w:pPr>
      <w:r w:rsidRPr="00D2182C">
        <w:rPr>
          <w:rFonts w:ascii="Times New Roman" w:eastAsia="Calibri" w:hAnsi="Times New Roman" w:cs="Times New Roman"/>
          <w:kern w:val="0"/>
          <w:sz w:val="24"/>
          <w:szCs w:val="24"/>
          <w:lang w:val="en-US"/>
          <w14:ligatures w14:val="none"/>
        </w:rPr>
        <w:t>Internal&lt;&lt;1+1</w:t>
      </w:r>
    </w:p>
    <w:p w14:paraId="7C7F426C" w14:textId="77777777" w:rsidR="00D2182C" w:rsidRPr="00D2182C" w:rsidRDefault="00D2182C" w:rsidP="00D2182C">
      <w:pPr>
        <w:numPr>
          <w:ilvl w:val="0"/>
          <w:numId w:val="12"/>
        </w:numPr>
        <w:spacing w:after="0" w:line="240" w:lineRule="auto"/>
        <w:rPr>
          <w:rFonts w:ascii="Times New Roman" w:eastAsia="Calibri" w:hAnsi="Times New Roman" w:cs="Times New Roman"/>
          <w:kern w:val="0"/>
          <w:sz w:val="24"/>
          <w:szCs w:val="24"/>
          <w:lang w:val="en-US"/>
          <w14:ligatures w14:val="none"/>
        </w:rPr>
      </w:pPr>
      <w:r w:rsidRPr="00D2182C">
        <w:rPr>
          <w:rFonts w:ascii="Times New Roman" w:eastAsia="Calibri" w:hAnsi="Times New Roman" w:cs="Times New Roman"/>
          <w:kern w:val="0"/>
          <w:sz w:val="24"/>
          <w:szCs w:val="24"/>
          <w:lang w:val="en-US"/>
          <w14:ligatures w14:val="none"/>
        </w:rPr>
        <w:t>Valid Cell counts in module&lt;&lt;1+1</w:t>
      </w:r>
    </w:p>
    <w:p w14:paraId="39241A4D" w14:textId="77777777" w:rsidR="00D2182C" w:rsidRPr="00D2182C" w:rsidRDefault="00D2182C" w:rsidP="00D2182C">
      <w:pPr>
        <w:numPr>
          <w:ilvl w:val="0"/>
          <w:numId w:val="12"/>
        </w:numPr>
        <w:spacing w:after="0" w:line="240" w:lineRule="auto"/>
        <w:rPr>
          <w:rFonts w:ascii="Times New Roman" w:eastAsia="Calibri" w:hAnsi="Times New Roman" w:cs="Times New Roman"/>
          <w:kern w:val="0"/>
          <w:sz w:val="24"/>
          <w:szCs w:val="24"/>
          <w:lang w:val="en-US"/>
          <w14:ligatures w14:val="none"/>
        </w:rPr>
      </w:pPr>
      <w:r w:rsidRPr="00D2182C">
        <w:rPr>
          <w:rFonts w:ascii="Times New Roman" w:eastAsia="Calibri" w:hAnsi="Times New Roman" w:cs="Times New Roman"/>
          <w:kern w:val="0"/>
          <w:sz w:val="24"/>
          <w:szCs w:val="24"/>
          <w:lang w:val="en-US"/>
          <w14:ligatures w14:val="none"/>
        </w:rPr>
        <w:t>8</w:t>
      </w:r>
      <w:r w:rsidRPr="00D2182C">
        <w:rPr>
          <w:rFonts w:ascii="Times New Roman" w:eastAsia="Calibri" w:hAnsi="Times New Roman" w:cs="Times New Roman"/>
          <w:kern w:val="0"/>
          <w:sz w:val="24"/>
          <w:szCs w:val="24"/>
          <w:vertAlign w:val="superscript"/>
          <w:lang w:val="en-US"/>
          <w14:ligatures w14:val="none"/>
        </w:rPr>
        <w:t>th</w:t>
      </w:r>
      <w:r w:rsidRPr="00D2182C">
        <w:rPr>
          <w:rFonts w:ascii="Times New Roman" w:eastAsia="Calibri" w:hAnsi="Times New Roman" w:cs="Times New Roman"/>
          <w:kern w:val="0"/>
          <w:sz w:val="24"/>
          <w:szCs w:val="24"/>
          <w:lang w:val="en-US"/>
          <w14:ligatures w14:val="none"/>
        </w:rPr>
        <w:t xml:space="preserve"> bits of above bytes in (MSB Byte | 1) (B7.B6.B5.B4.B3.B2.B1.1)</w:t>
      </w:r>
    </w:p>
    <w:p w14:paraId="3911D98F" w14:textId="77777777" w:rsidR="00D2182C" w:rsidRPr="00D2182C" w:rsidRDefault="00D2182C" w:rsidP="00D2182C">
      <w:pPr>
        <w:spacing w:after="0" w:line="240" w:lineRule="auto"/>
        <w:ind w:left="360"/>
        <w:rPr>
          <w:rFonts w:ascii="Times New Roman" w:eastAsia="Calibri" w:hAnsi="Times New Roman" w:cs="Times New Roman"/>
          <w:i/>
          <w:kern w:val="0"/>
          <w:sz w:val="24"/>
          <w:szCs w:val="24"/>
          <w:u w:val="single"/>
          <w:lang w:val="en-US"/>
          <w14:ligatures w14:val="none"/>
        </w:rPr>
      </w:pPr>
      <w:r w:rsidRPr="00D2182C">
        <w:rPr>
          <w:rFonts w:ascii="Times New Roman" w:eastAsia="Calibri" w:hAnsi="Times New Roman" w:cs="Times New Roman"/>
          <w:i/>
          <w:kern w:val="0"/>
          <w:sz w:val="24"/>
          <w:szCs w:val="24"/>
          <w:u w:val="single"/>
          <w:lang w:val="en-US"/>
          <w14:ligatures w14:val="none"/>
        </w:rPr>
        <w:t xml:space="preserve">CRC is computed for all of the above Bytes </w:t>
      </w:r>
    </w:p>
    <w:p w14:paraId="7CD417C4" w14:textId="77777777" w:rsidR="00D2182C" w:rsidRPr="00D2182C" w:rsidRDefault="00D2182C" w:rsidP="00D2182C">
      <w:pPr>
        <w:numPr>
          <w:ilvl w:val="0"/>
          <w:numId w:val="12"/>
        </w:numPr>
        <w:spacing w:after="0" w:line="240" w:lineRule="auto"/>
        <w:rPr>
          <w:rFonts w:ascii="Times New Roman" w:eastAsia="Calibri" w:hAnsi="Times New Roman" w:cs="Times New Roman"/>
          <w:kern w:val="0"/>
          <w:sz w:val="24"/>
          <w:szCs w:val="24"/>
          <w:lang w:val="en-US"/>
          <w14:ligatures w14:val="none"/>
        </w:rPr>
      </w:pPr>
      <w:r w:rsidRPr="00D2182C">
        <w:rPr>
          <w:rFonts w:ascii="Times New Roman" w:eastAsia="Calibri" w:hAnsi="Times New Roman" w:cs="Times New Roman"/>
          <w:kern w:val="0"/>
          <w:sz w:val="24"/>
          <w:szCs w:val="24"/>
          <w:lang w:val="en-US"/>
          <w14:ligatures w14:val="none"/>
        </w:rPr>
        <w:t>CRC LOBYTE&lt;&lt;1+1 (MSB in bit B1 of MSB byte)</w:t>
      </w:r>
    </w:p>
    <w:p w14:paraId="6FA0ABB8" w14:textId="77777777" w:rsidR="00D2182C" w:rsidRPr="00D2182C" w:rsidRDefault="00D2182C" w:rsidP="00D2182C">
      <w:pPr>
        <w:numPr>
          <w:ilvl w:val="0"/>
          <w:numId w:val="12"/>
        </w:numPr>
        <w:spacing w:after="0" w:line="240" w:lineRule="auto"/>
        <w:rPr>
          <w:rFonts w:ascii="Times New Roman" w:eastAsia="Calibri" w:hAnsi="Times New Roman" w:cs="Times New Roman"/>
          <w:kern w:val="0"/>
          <w:sz w:val="24"/>
          <w:szCs w:val="24"/>
          <w:lang w:val="en-US"/>
          <w14:ligatures w14:val="none"/>
        </w:rPr>
      </w:pPr>
      <w:r w:rsidRPr="00D2182C">
        <w:rPr>
          <w:rFonts w:ascii="Times New Roman" w:eastAsia="Calibri" w:hAnsi="Times New Roman" w:cs="Times New Roman"/>
          <w:kern w:val="0"/>
          <w:sz w:val="24"/>
          <w:szCs w:val="24"/>
          <w:lang w:val="en-US"/>
          <w14:ligatures w14:val="none"/>
        </w:rPr>
        <w:t>CRC HIBYTE&lt;&lt;1+1 (MSB in bit B2 of MSB byte)</w:t>
      </w:r>
    </w:p>
    <w:p w14:paraId="01E892E1" w14:textId="77777777" w:rsidR="00D2182C" w:rsidRPr="00D2182C" w:rsidRDefault="00D2182C" w:rsidP="00D2182C">
      <w:pPr>
        <w:numPr>
          <w:ilvl w:val="0"/>
          <w:numId w:val="12"/>
        </w:numPr>
        <w:spacing w:after="0" w:line="240" w:lineRule="auto"/>
        <w:rPr>
          <w:rFonts w:ascii="Times New Roman" w:eastAsia="Calibri" w:hAnsi="Times New Roman" w:cs="Times New Roman"/>
          <w:kern w:val="0"/>
          <w:sz w:val="24"/>
          <w:szCs w:val="24"/>
          <w:lang w:val="en-US"/>
          <w14:ligatures w14:val="none"/>
        </w:rPr>
      </w:pPr>
      <w:r w:rsidRPr="00D2182C">
        <w:rPr>
          <w:rFonts w:ascii="Times New Roman" w:eastAsia="Calibri" w:hAnsi="Times New Roman" w:cs="Times New Roman"/>
          <w:kern w:val="0"/>
          <w:sz w:val="24"/>
          <w:szCs w:val="24"/>
          <w:lang w:val="en-US"/>
          <w14:ligatures w14:val="none"/>
        </w:rPr>
        <w:t>CRC 8</w:t>
      </w:r>
      <w:r w:rsidRPr="00D2182C">
        <w:rPr>
          <w:rFonts w:ascii="Times New Roman" w:eastAsia="Calibri" w:hAnsi="Times New Roman" w:cs="Times New Roman"/>
          <w:kern w:val="0"/>
          <w:sz w:val="24"/>
          <w:szCs w:val="24"/>
          <w:vertAlign w:val="superscript"/>
          <w:lang w:val="en-US"/>
          <w14:ligatures w14:val="none"/>
        </w:rPr>
        <w:t>th</w:t>
      </w:r>
      <w:r w:rsidRPr="00D2182C">
        <w:rPr>
          <w:rFonts w:ascii="Times New Roman" w:eastAsia="Calibri" w:hAnsi="Times New Roman" w:cs="Times New Roman"/>
          <w:kern w:val="0"/>
          <w:sz w:val="24"/>
          <w:szCs w:val="24"/>
          <w:lang w:val="en-US"/>
          <w14:ligatures w14:val="none"/>
        </w:rPr>
        <w:t xml:space="preserve"> Bits (MSB Byte | 1) (0.0.0.0.0.B2.B1.1)</w:t>
      </w:r>
    </w:p>
    <w:p w14:paraId="52577DE8" w14:textId="77777777" w:rsidR="00D2182C" w:rsidRPr="00D2182C" w:rsidRDefault="00D2182C" w:rsidP="00D2182C">
      <w:pPr>
        <w:spacing w:after="0" w:line="240" w:lineRule="auto"/>
        <w:rPr>
          <w:rFonts w:ascii="Times New Roman" w:eastAsia="Calibri" w:hAnsi="Times New Roman" w:cs="Times New Roman"/>
          <w:kern w:val="0"/>
          <w:sz w:val="24"/>
          <w:szCs w:val="24"/>
          <w:lang w:val="en-US"/>
          <w14:ligatures w14:val="none"/>
        </w:rPr>
      </w:pPr>
      <w:r w:rsidRPr="00D2182C">
        <w:rPr>
          <w:rFonts w:ascii="Times New Roman" w:eastAsia="Calibri" w:hAnsi="Times New Roman" w:cs="Times New Roman"/>
          <w:kern w:val="0"/>
          <w:sz w:val="24"/>
          <w:szCs w:val="24"/>
          <w:lang w:val="en-US"/>
          <w14:ligatures w14:val="none"/>
        </w:rPr>
        <w:t>**Caution Packet bytes are Big Endian &amp; MSB bit of 1</w:t>
      </w:r>
      <w:r w:rsidRPr="00D2182C">
        <w:rPr>
          <w:rFonts w:ascii="Times New Roman" w:eastAsia="Calibri" w:hAnsi="Times New Roman" w:cs="Times New Roman"/>
          <w:kern w:val="0"/>
          <w:sz w:val="24"/>
          <w:szCs w:val="24"/>
          <w:vertAlign w:val="superscript"/>
          <w:lang w:val="en-US"/>
          <w14:ligatures w14:val="none"/>
        </w:rPr>
        <w:t>st</w:t>
      </w:r>
      <w:r w:rsidRPr="00D2182C">
        <w:rPr>
          <w:rFonts w:ascii="Times New Roman" w:eastAsia="Calibri" w:hAnsi="Times New Roman" w:cs="Times New Roman"/>
          <w:kern w:val="0"/>
          <w:sz w:val="24"/>
          <w:szCs w:val="24"/>
          <w:lang w:val="en-US"/>
          <w14:ligatures w14:val="none"/>
        </w:rPr>
        <w:t xml:space="preserve"> byte is at right.</w:t>
      </w:r>
    </w:p>
    <w:p w14:paraId="018601A8" w14:textId="77777777" w:rsidR="00D2182C" w:rsidRPr="00D2182C" w:rsidRDefault="00D2182C" w:rsidP="00D2182C">
      <w:pPr>
        <w:spacing w:after="0" w:line="240" w:lineRule="auto"/>
        <w:rPr>
          <w:rFonts w:ascii="Times New Roman" w:eastAsia="Calibri" w:hAnsi="Times New Roman" w:cs="Times New Roman"/>
          <w:kern w:val="0"/>
          <w:sz w:val="24"/>
          <w:szCs w:val="24"/>
          <w:lang w:val="en-US"/>
          <w14:ligatures w14:val="none"/>
        </w:rPr>
      </w:pPr>
      <w:r w:rsidRPr="00D2182C">
        <w:rPr>
          <w:rFonts w:ascii="Times New Roman" w:eastAsia="Calibri" w:hAnsi="Times New Roman" w:cs="Times New Roman"/>
          <w:kern w:val="0"/>
          <w:sz w:val="24"/>
          <w:szCs w:val="24"/>
          <w:lang w:val="en-US"/>
          <w14:ligatures w14:val="none"/>
        </w:rPr>
        <w:t>CS byte is Little Endian and MSB bit LOBYTE is at right)</w:t>
      </w:r>
    </w:p>
    <w:p w14:paraId="0CFA4261" w14:textId="77777777" w:rsidR="00D2182C" w:rsidRPr="00D2182C" w:rsidRDefault="00D2182C" w:rsidP="00D2182C">
      <w:pPr>
        <w:spacing w:after="0" w:line="240" w:lineRule="auto"/>
        <w:rPr>
          <w:rFonts w:ascii="Times New Roman" w:eastAsia="Calibri" w:hAnsi="Times New Roman" w:cs="Times New Roman"/>
          <w:kern w:val="0"/>
          <w:sz w:val="24"/>
          <w:szCs w:val="24"/>
          <w:lang w:val="en-US"/>
          <w14:ligatures w14:val="none"/>
        </w:rPr>
      </w:pPr>
    </w:p>
    <w:p w14:paraId="77D14D7E" w14:textId="77777777" w:rsidR="00D2182C" w:rsidRPr="00D2182C" w:rsidRDefault="00D2182C" w:rsidP="00D2182C">
      <w:pPr>
        <w:spacing w:after="0" w:line="240" w:lineRule="auto"/>
        <w:rPr>
          <w:rFonts w:ascii="Times New Roman" w:eastAsia="Calibri" w:hAnsi="Times New Roman" w:cs="Times New Roman"/>
          <w:kern w:val="0"/>
          <w:sz w:val="24"/>
          <w:szCs w:val="24"/>
          <w:lang w:val="en-US"/>
          <w14:ligatures w14:val="none"/>
        </w:rPr>
      </w:pPr>
      <w:r w:rsidRPr="00D2182C">
        <w:rPr>
          <w:rFonts w:ascii="Times New Roman" w:eastAsia="Calibri" w:hAnsi="Times New Roman" w:cs="Times New Roman"/>
          <w:kern w:val="0"/>
          <w:sz w:val="24"/>
          <w:szCs w:val="24"/>
          <w:lang w:val="en-US"/>
          <w14:ligatures w14:val="none"/>
        </w:rPr>
        <w:t>Standard Query Packet to Module (module will respond only after receiving it’s ID)</w:t>
      </w:r>
    </w:p>
    <w:p w14:paraId="3396C057" w14:textId="77777777" w:rsidR="00D2182C" w:rsidRPr="00D2182C" w:rsidRDefault="00D2182C" w:rsidP="00D2182C">
      <w:pPr>
        <w:spacing w:after="0" w:line="240" w:lineRule="auto"/>
        <w:rPr>
          <w:rFonts w:ascii="Times New Roman" w:eastAsia="Calibri" w:hAnsi="Times New Roman" w:cs="Times New Roman"/>
          <w:kern w:val="0"/>
          <w:sz w:val="24"/>
          <w:szCs w:val="24"/>
          <w:lang w:val="en-US"/>
          <w14:ligatures w14:val="none"/>
        </w:rPr>
      </w:pPr>
      <w:r w:rsidRPr="00D2182C">
        <w:rPr>
          <w:rFonts w:ascii="Times New Roman" w:eastAsia="Calibri" w:hAnsi="Times New Roman" w:cs="Times New Roman"/>
          <w:kern w:val="0"/>
          <w:sz w:val="24"/>
          <w:szCs w:val="24"/>
          <w:lang w:val="en-US"/>
          <w14:ligatures w14:val="none"/>
        </w:rPr>
        <w:t>Send Following data to get Data from specified Module</w:t>
      </w:r>
    </w:p>
    <w:p w14:paraId="395D9881" w14:textId="77777777" w:rsidR="00D2182C" w:rsidRPr="00D2182C" w:rsidRDefault="00D2182C" w:rsidP="00D2182C">
      <w:pPr>
        <w:spacing w:after="0" w:line="240" w:lineRule="auto"/>
        <w:rPr>
          <w:rFonts w:ascii="Times New Roman" w:eastAsia="Calibri" w:hAnsi="Times New Roman" w:cs="Times New Roman"/>
          <w:kern w:val="0"/>
          <w:sz w:val="24"/>
          <w:szCs w:val="24"/>
          <w:lang w:val="en-US"/>
          <w14:ligatures w14:val="none"/>
        </w:rPr>
      </w:pPr>
    </w:p>
    <w:p w14:paraId="56B070F7" w14:textId="77777777" w:rsidR="00D2182C" w:rsidRPr="00D2182C" w:rsidRDefault="00D2182C" w:rsidP="00D2182C">
      <w:pPr>
        <w:numPr>
          <w:ilvl w:val="0"/>
          <w:numId w:val="13"/>
        </w:numPr>
        <w:spacing w:after="0" w:line="240" w:lineRule="auto"/>
        <w:rPr>
          <w:rFonts w:ascii="Times New Roman" w:eastAsia="Calibri" w:hAnsi="Times New Roman" w:cs="Times New Roman"/>
          <w:kern w:val="0"/>
          <w:sz w:val="24"/>
          <w:szCs w:val="24"/>
          <w:lang w:val="en-US"/>
          <w14:ligatures w14:val="none"/>
        </w:rPr>
      </w:pPr>
      <w:r w:rsidRPr="00D2182C">
        <w:rPr>
          <w:rFonts w:ascii="Times New Roman" w:eastAsia="Calibri" w:hAnsi="Times New Roman" w:cs="Times New Roman"/>
          <w:kern w:val="0"/>
          <w:sz w:val="24"/>
          <w:szCs w:val="24"/>
          <w:lang w:val="en-US"/>
          <w14:ligatures w14:val="none"/>
        </w:rPr>
        <w:t>Module ID&lt;&lt;1</w:t>
      </w:r>
    </w:p>
    <w:p w14:paraId="49EAA758" w14:textId="77777777" w:rsidR="00D2182C" w:rsidRPr="00D2182C" w:rsidRDefault="00D2182C" w:rsidP="00D2182C">
      <w:pPr>
        <w:numPr>
          <w:ilvl w:val="0"/>
          <w:numId w:val="13"/>
        </w:numPr>
        <w:spacing w:after="0" w:line="240" w:lineRule="auto"/>
        <w:rPr>
          <w:rFonts w:ascii="Times New Roman" w:eastAsia="Calibri" w:hAnsi="Times New Roman" w:cs="Times New Roman"/>
          <w:kern w:val="0"/>
          <w:sz w:val="24"/>
          <w:szCs w:val="24"/>
          <w:lang w:val="en-US"/>
          <w14:ligatures w14:val="none"/>
        </w:rPr>
      </w:pPr>
      <w:r w:rsidRPr="00D2182C">
        <w:rPr>
          <w:rFonts w:ascii="Times New Roman" w:eastAsia="Calibri" w:hAnsi="Times New Roman" w:cs="Times New Roman"/>
          <w:kern w:val="0"/>
          <w:sz w:val="24"/>
          <w:szCs w:val="24"/>
          <w:lang w:val="en-US"/>
          <w14:ligatures w14:val="none"/>
        </w:rPr>
        <w:t>129</w:t>
      </w:r>
    </w:p>
    <w:p w14:paraId="4A22BF39" w14:textId="77777777" w:rsidR="00D2182C" w:rsidRPr="00D2182C" w:rsidRDefault="00D2182C" w:rsidP="00D2182C">
      <w:pPr>
        <w:numPr>
          <w:ilvl w:val="0"/>
          <w:numId w:val="13"/>
        </w:numPr>
        <w:spacing w:after="0" w:line="240" w:lineRule="auto"/>
        <w:rPr>
          <w:rFonts w:ascii="Times New Roman" w:eastAsia="Calibri" w:hAnsi="Times New Roman" w:cs="Times New Roman"/>
          <w:kern w:val="0"/>
          <w:sz w:val="24"/>
          <w:szCs w:val="24"/>
          <w:lang w:val="en-US"/>
          <w14:ligatures w14:val="none"/>
        </w:rPr>
      </w:pPr>
      <w:r w:rsidRPr="00D2182C">
        <w:rPr>
          <w:rFonts w:ascii="Times New Roman" w:eastAsia="Calibri" w:hAnsi="Times New Roman" w:cs="Times New Roman"/>
          <w:kern w:val="0"/>
          <w:sz w:val="24"/>
          <w:szCs w:val="24"/>
          <w:lang w:val="en-US"/>
          <w14:ligatures w14:val="none"/>
        </w:rPr>
        <w:t>CRC LOBYTE&lt;&lt;1+1 (MSB in bit B1 of MSB byte)</w:t>
      </w:r>
    </w:p>
    <w:p w14:paraId="320EC8E5" w14:textId="77777777" w:rsidR="00D2182C" w:rsidRPr="00D2182C" w:rsidRDefault="00D2182C" w:rsidP="00D2182C">
      <w:pPr>
        <w:numPr>
          <w:ilvl w:val="0"/>
          <w:numId w:val="13"/>
        </w:numPr>
        <w:spacing w:after="0" w:line="240" w:lineRule="auto"/>
        <w:rPr>
          <w:rFonts w:ascii="Times New Roman" w:eastAsia="Calibri" w:hAnsi="Times New Roman" w:cs="Times New Roman"/>
          <w:kern w:val="0"/>
          <w:sz w:val="24"/>
          <w:szCs w:val="24"/>
          <w:lang w:val="en-US"/>
          <w14:ligatures w14:val="none"/>
        </w:rPr>
      </w:pPr>
      <w:r w:rsidRPr="00D2182C">
        <w:rPr>
          <w:rFonts w:ascii="Times New Roman" w:eastAsia="Calibri" w:hAnsi="Times New Roman" w:cs="Times New Roman"/>
          <w:kern w:val="0"/>
          <w:sz w:val="24"/>
          <w:szCs w:val="24"/>
          <w:lang w:val="en-US"/>
          <w14:ligatures w14:val="none"/>
        </w:rPr>
        <w:t>CRC HIBYTE&lt;&lt;1+1 (MSB in bit B2 of MSB byte)</w:t>
      </w:r>
    </w:p>
    <w:p w14:paraId="7C3DD533" w14:textId="77777777" w:rsidR="00D2182C" w:rsidRPr="00D2182C" w:rsidRDefault="00D2182C" w:rsidP="00D2182C">
      <w:pPr>
        <w:numPr>
          <w:ilvl w:val="0"/>
          <w:numId w:val="13"/>
        </w:numPr>
        <w:spacing w:after="0" w:line="240" w:lineRule="auto"/>
        <w:rPr>
          <w:rFonts w:ascii="Times New Roman" w:eastAsia="Calibri" w:hAnsi="Times New Roman" w:cs="Times New Roman"/>
          <w:kern w:val="0"/>
          <w:sz w:val="24"/>
          <w:szCs w:val="24"/>
          <w:lang w:val="en-US"/>
          <w14:ligatures w14:val="none"/>
        </w:rPr>
      </w:pPr>
      <w:r w:rsidRPr="00D2182C">
        <w:rPr>
          <w:rFonts w:ascii="Times New Roman" w:eastAsia="Calibri" w:hAnsi="Times New Roman" w:cs="Times New Roman"/>
          <w:kern w:val="0"/>
          <w:sz w:val="24"/>
          <w:szCs w:val="24"/>
          <w:lang w:val="en-US"/>
          <w14:ligatures w14:val="none"/>
        </w:rPr>
        <w:t>CRC 8</w:t>
      </w:r>
      <w:r w:rsidRPr="00D2182C">
        <w:rPr>
          <w:rFonts w:ascii="Times New Roman" w:eastAsia="Calibri" w:hAnsi="Times New Roman" w:cs="Times New Roman"/>
          <w:kern w:val="0"/>
          <w:sz w:val="24"/>
          <w:szCs w:val="24"/>
          <w:vertAlign w:val="superscript"/>
          <w:lang w:val="en-US"/>
          <w14:ligatures w14:val="none"/>
        </w:rPr>
        <w:t>th</w:t>
      </w:r>
      <w:r w:rsidRPr="00D2182C">
        <w:rPr>
          <w:rFonts w:ascii="Times New Roman" w:eastAsia="Calibri" w:hAnsi="Times New Roman" w:cs="Times New Roman"/>
          <w:kern w:val="0"/>
          <w:sz w:val="24"/>
          <w:szCs w:val="24"/>
          <w:lang w:val="en-US"/>
          <w14:ligatures w14:val="none"/>
        </w:rPr>
        <w:t xml:space="preserve"> Bits (MSB Byte | 1) (0.0.0.0.0.B2.B1.1)</w:t>
      </w:r>
    </w:p>
    <w:p w14:paraId="6B2907D3" w14:textId="77777777" w:rsidR="00D2182C" w:rsidRPr="00D2182C" w:rsidRDefault="00D2182C" w:rsidP="00D2182C">
      <w:pPr>
        <w:spacing w:after="0" w:line="240" w:lineRule="auto"/>
        <w:rPr>
          <w:rFonts w:ascii="Times New Roman" w:eastAsia="Calibri" w:hAnsi="Times New Roman" w:cs="Times New Roman"/>
          <w:kern w:val="0"/>
          <w:sz w:val="24"/>
          <w:szCs w:val="24"/>
          <w:lang w:val="en-US"/>
          <w14:ligatures w14:val="none"/>
        </w:rPr>
      </w:pPr>
    </w:p>
    <w:p w14:paraId="201E2510" w14:textId="77777777" w:rsidR="00D2182C" w:rsidRPr="00D2182C" w:rsidRDefault="00D2182C" w:rsidP="00D2182C">
      <w:pPr>
        <w:spacing w:after="0" w:line="240" w:lineRule="auto"/>
        <w:rPr>
          <w:rFonts w:ascii="Times New Roman" w:eastAsia="Calibri" w:hAnsi="Times New Roman" w:cs="Times New Roman"/>
          <w:kern w:val="0"/>
          <w:sz w:val="24"/>
          <w:szCs w:val="24"/>
          <w:lang w:val="en-US"/>
          <w14:ligatures w14:val="none"/>
        </w:rPr>
      </w:pPr>
      <w:r w:rsidRPr="00D2182C">
        <w:rPr>
          <w:rFonts w:ascii="Times New Roman" w:eastAsia="Calibri" w:hAnsi="Times New Roman" w:cs="Times New Roman"/>
          <w:kern w:val="0"/>
          <w:sz w:val="24"/>
          <w:szCs w:val="24"/>
          <w:lang w:val="en-US"/>
          <w14:ligatures w14:val="none"/>
        </w:rPr>
        <w:t>Before Asking Each Module individually it is recommended to send following packet to Trigger Average All Modules Cell Voltages</w:t>
      </w:r>
    </w:p>
    <w:p w14:paraId="3F809095" w14:textId="77777777" w:rsidR="00D2182C" w:rsidRPr="00D2182C" w:rsidRDefault="00D2182C" w:rsidP="00D2182C">
      <w:pPr>
        <w:numPr>
          <w:ilvl w:val="0"/>
          <w:numId w:val="14"/>
        </w:numPr>
        <w:spacing w:after="0" w:line="240" w:lineRule="auto"/>
        <w:rPr>
          <w:rFonts w:ascii="Times New Roman" w:eastAsia="Calibri" w:hAnsi="Times New Roman" w:cs="Times New Roman"/>
          <w:kern w:val="0"/>
          <w:sz w:val="24"/>
          <w:szCs w:val="24"/>
          <w:lang w:val="en-US"/>
          <w14:ligatures w14:val="none"/>
        </w:rPr>
      </w:pPr>
      <w:r w:rsidRPr="00D2182C">
        <w:rPr>
          <w:rFonts w:ascii="Times New Roman" w:eastAsia="Calibri" w:hAnsi="Times New Roman" w:cs="Times New Roman"/>
          <w:kern w:val="0"/>
          <w:sz w:val="24"/>
          <w:szCs w:val="24"/>
          <w:lang w:val="en-US"/>
          <w14:ligatures w14:val="none"/>
        </w:rPr>
        <w:t>(63&lt;&lt;1)</w:t>
      </w:r>
    </w:p>
    <w:p w14:paraId="42377FB1" w14:textId="77777777" w:rsidR="00D2182C" w:rsidRPr="00D2182C" w:rsidRDefault="00D2182C" w:rsidP="00D2182C">
      <w:pPr>
        <w:numPr>
          <w:ilvl w:val="0"/>
          <w:numId w:val="14"/>
        </w:numPr>
        <w:spacing w:after="0" w:line="240" w:lineRule="auto"/>
        <w:rPr>
          <w:rFonts w:ascii="Times New Roman" w:eastAsia="Calibri" w:hAnsi="Times New Roman" w:cs="Times New Roman"/>
          <w:kern w:val="0"/>
          <w:sz w:val="24"/>
          <w:szCs w:val="24"/>
          <w:lang w:val="en-US"/>
          <w14:ligatures w14:val="none"/>
        </w:rPr>
      </w:pPr>
      <w:r w:rsidRPr="00D2182C">
        <w:rPr>
          <w:rFonts w:ascii="Times New Roman" w:eastAsia="Calibri" w:hAnsi="Times New Roman" w:cs="Times New Roman"/>
          <w:kern w:val="0"/>
          <w:sz w:val="24"/>
          <w:szCs w:val="24"/>
          <w:lang w:val="en-US"/>
          <w14:ligatures w14:val="none"/>
        </w:rPr>
        <w:t>(5&lt;&lt;1)+1</w:t>
      </w:r>
    </w:p>
    <w:p w14:paraId="662A81CA" w14:textId="77777777" w:rsidR="00D2182C" w:rsidRPr="00D2182C" w:rsidRDefault="00D2182C" w:rsidP="00D2182C">
      <w:pPr>
        <w:numPr>
          <w:ilvl w:val="0"/>
          <w:numId w:val="14"/>
        </w:numPr>
        <w:spacing w:after="0" w:line="240" w:lineRule="auto"/>
        <w:rPr>
          <w:rFonts w:ascii="Times New Roman" w:eastAsia="Calibri" w:hAnsi="Times New Roman" w:cs="Times New Roman"/>
          <w:kern w:val="0"/>
          <w:sz w:val="24"/>
          <w:szCs w:val="24"/>
          <w:lang w:val="en-US"/>
          <w14:ligatures w14:val="none"/>
        </w:rPr>
      </w:pPr>
      <w:r w:rsidRPr="00D2182C">
        <w:rPr>
          <w:rFonts w:ascii="Times New Roman" w:eastAsia="Calibri" w:hAnsi="Times New Roman" w:cs="Times New Roman"/>
          <w:kern w:val="0"/>
          <w:sz w:val="24"/>
          <w:szCs w:val="24"/>
          <w:lang w:val="en-US"/>
          <w14:ligatures w14:val="none"/>
        </w:rPr>
        <w:t>1</w:t>
      </w:r>
    </w:p>
    <w:p w14:paraId="07C21015" w14:textId="77777777" w:rsidR="00D2182C" w:rsidRPr="00D2182C" w:rsidRDefault="00D2182C" w:rsidP="00D2182C">
      <w:pPr>
        <w:numPr>
          <w:ilvl w:val="0"/>
          <w:numId w:val="14"/>
        </w:numPr>
        <w:spacing w:after="0" w:line="240" w:lineRule="auto"/>
        <w:rPr>
          <w:rFonts w:ascii="Times New Roman" w:eastAsia="Calibri" w:hAnsi="Times New Roman" w:cs="Times New Roman"/>
          <w:kern w:val="0"/>
          <w:sz w:val="24"/>
          <w:szCs w:val="24"/>
          <w:lang w:val="en-US"/>
          <w14:ligatures w14:val="none"/>
        </w:rPr>
      </w:pPr>
      <w:r w:rsidRPr="00D2182C">
        <w:rPr>
          <w:rFonts w:ascii="Times New Roman" w:eastAsia="Calibri" w:hAnsi="Times New Roman" w:cs="Times New Roman"/>
          <w:kern w:val="0"/>
          <w:sz w:val="24"/>
          <w:szCs w:val="24"/>
          <w:lang w:val="en-US"/>
          <w14:ligatures w14:val="none"/>
        </w:rPr>
        <w:t>1</w:t>
      </w:r>
    </w:p>
    <w:p w14:paraId="3AEFA61C" w14:textId="77777777" w:rsidR="00D2182C" w:rsidRPr="00D2182C" w:rsidRDefault="00D2182C" w:rsidP="00D2182C">
      <w:pPr>
        <w:numPr>
          <w:ilvl w:val="0"/>
          <w:numId w:val="14"/>
        </w:numPr>
        <w:spacing w:after="0" w:line="240" w:lineRule="auto"/>
        <w:rPr>
          <w:rFonts w:ascii="Times New Roman" w:eastAsia="Calibri" w:hAnsi="Times New Roman" w:cs="Times New Roman"/>
          <w:kern w:val="0"/>
          <w:sz w:val="24"/>
          <w:szCs w:val="24"/>
          <w:lang w:val="en-US"/>
          <w14:ligatures w14:val="none"/>
        </w:rPr>
      </w:pPr>
      <w:r w:rsidRPr="00D2182C">
        <w:rPr>
          <w:rFonts w:ascii="Times New Roman" w:eastAsia="Calibri" w:hAnsi="Times New Roman" w:cs="Times New Roman"/>
          <w:kern w:val="0"/>
          <w:sz w:val="24"/>
          <w:szCs w:val="24"/>
          <w:lang w:val="en-US"/>
          <w14:ligatures w14:val="none"/>
        </w:rPr>
        <w:t>1</w:t>
      </w:r>
    </w:p>
    <w:p w14:paraId="16C447A8" w14:textId="77777777" w:rsidR="00D2182C" w:rsidRPr="00D2182C" w:rsidRDefault="00D2182C" w:rsidP="00D2182C">
      <w:pPr>
        <w:numPr>
          <w:ilvl w:val="0"/>
          <w:numId w:val="14"/>
        </w:numPr>
        <w:spacing w:after="0" w:line="240" w:lineRule="auto"/>
        <w:rPr>
          <w:rFonts w:ascii="Times New Roman" w:eastAsia="Calibri" w:hAnsi="Times New Roman" w:cs="Times New Roman"/>
          <w:kern w:val="0"/>
          <w:sz w:val="24"/>
          <w:szCs w:val="24"/>
          <w:lang w:val="en-US"/>
          <w14:ligatures w14:val="none"/>
        </w:rPr>
      </w:pPr>
      <w:r w:rsidRPr="00D2182C">
        <w:rPr>
          <w:rFonts w:ascii="Times New Roman" w:eastAsia="Calibri" w:hAnsi="Times New Roman" w:cs="Times New Roman"/>
          <w:kern w:val="0"/>
          <w:sz w:val="24"/>
          <w:szCs w:val="24"/>
          <w:lang w:val="en-US"/>
          <w14:ligatures w14:val="none"/>
        </w:rPr>
        <w:t>1</w:t>
      </w:r>
    </w:p>
    <w:p w14:paraId="02FDB673" w14:textId="77777777" w:rsidR="00D2182C" w:rsidRPr="00D2182C" w:rsidRDefault="00D2182C" w:rsidP="00D2182C">
      <w:pPr>
        <w:numPr>
          <w:ilvl w:val="0"/>
          <w:numId w:val="14"/>
        </w:numPr>
        <w:spacing w:after="0" w:line="240" w:lineRule="auto"/>
        <w:rPr>
          <w:rFonts w:ascii="Times New Roman" w:eastAsia="Calibri" w:hAnsi="Times New Roman" w:cs="Times New Roman"/>
          <w:kern w:val="0"/>
          <w:sz w:val="24"/>
          <w:szCs w:val="24"/>
          <w:lang w:val="en-US"/>
          <w14:ligatures w14:val="none"/>
        </w:rPr>
      </w:pPr>
      <w:r w:rsidRPr="00D2182C">
        <w:rPr>
          <w:rFonts w:ascii="Times New Roman" w:eastAsia="Calibri" w:hAnsi="Times New Roman" w:cs="Times New Roman"/>
          <w:kern w:val="0"/>
          <w:sz w:val="24"/>
          <w:szCs w:val="24"/>
          <w:lang w:val="en-US"/>
          <w14:ligatures w14:val="none"/>
        </w:rPr>
        <w:t>1</w:t>
      </w:r>
    </w:p>
    <w:p w14:paraId="5A4D1904" w14:textId="77777777" w:rsidR="00D2182C" w:rsidRPr="00D2182C" w:rsidRDefault="00D2182C" w:rsidP="00D2182C">
      <w:pPr>
        <w:numPr>
          <w:ilvl w:val="0"/>
          <w:numId w:val="14"/>
        </w:numPr>
        <w:spacing w:after="0" w:line="240" w:lineRule="auto"/>
        <w:rPr>
          <w:rFonts w:ascii="Times New Roman" w:eastAsia="Calibri" w:hAnsi="Times New Roman" w:cs="Times New Roman"/>
          <w:kern w:val="0"/>
          <w:sz w:val="24"/>
          <w:szCs w:val="24"/>
          <w:lang w:val="en-US"/>
          <w14:ligatures w14:val="none"/>
        </w:rPr>
      </w:pPr>
      <w:r w:rsidRPr="00D2182C">
        <w:rPr>
          <w:rFonts w:ascii="Times New Roman" w:eastAsia="Calibri" w:hAnsi="Times New Roman" w:cs="Times New Roman"/>
          <w:kern w:val="0"/>
          <w:sz w:val="24"/>
          <w:szCs w:val="24"/>
          <w:lang w:val="en-US"/>
          <w14:ligatures w14:val="none"/>
        </w:rPr>
        <w:t>CRC LOBYTE&lt;&lt;1+1 (MSB in bit B1 of MSB byte)</w:t>
      </w:r>
    </w:p>
    <w:p w14:paraId="5AC593FB" w14:textId="77777777" w:rsidR="00D2182C" w:rsidRPr="00D2182C" w:rsidRDefault="00D2182C" w:rsidP="00D2182C">
      <w:pPr>
        <w:numPr>
          <w:ilvl w:val="0"/>
          <w:numId w:val="14"/>
        </w:numPr>
        <w:spacing w:after="0" w:line="240" w:lineRule="auto"/>
        <w:rPr>
          <w:rFonts w:ascii="Times New Roman" w:eastAsia="Calibri" w:hAnsi="Times New Roman" w:cs="Times New Roman"/>
          <w:kern w:val="0"/>
          <w:sz w:val="24"/>
          <w:szCs w:val="24"/>
          <w:lang w:val="en-US"/>
          <w14:ligatures w14:val="none"/>
        </w:rPr>
      </w:pPr>
      <w:r w:rsidRPr="00D2182C">
        <w:rPr>
          <w:rFonts w:ascii="Times New Roman" w:eastAsia="Calibri" w:hAnsi="Times New Roman" w:cs="Times New Roman"/>
          <w:kern w:val="0"/>
          <w:sz w:val="24"/>
          <w:szCs w:val="24"/>
          <w:lang w:val="en-US"/>
          <w14:ligatures w14:val="none"/>
        </w:rPr>
        <w:t>CRC HIBYTE&lt;&lt;1+1 (MSB in bit B2 of MSB byte)</w:t>
      </w:r>
    </w:p>
    <w:p w14:paraId="68CAF9BE" w14:textId="77777777" w:rsidR="00D2182C" w:rsidRPr="00D2182C" w:rsidRDefault="00D2182C" w:rsidP="00D2182C">
      <w:pPr>
        <w:numPr>
          <w:ilvl w:val="0"/>
          <w:numId w:val="14"/>
        </w:numPr>
        <w:spacing w:after="0" w:line="240" w:lineRule="auto"/>
        <w:rPr>
          <w:rFonts w:ascii="Calibri" w:eastAsia="Calibri" w:hAnsi="Calibri" w:cs="Mangal"/>
          <w:kern w:val="0"/>
          <w:sz w:val="24"/>
          <w:szCs w:val="24"/>
          <w:lang w:val="en-US"/>
          <w14:ligatures w14:val="none"/>
        </w:rPr>
      </w:pPr>
      <w:r w:rsidRPr="00D2182C">
        <w:rPr>
          <w:rFonts w:ascii="Times New Roman" w:eastAsia="Calibri" w:hAnsi="Times New Roman" w:cs="Times New Roman"/>
          <w:kern w:val="0"/>
          <w:sz w:val="24"/>
          <w:szCs w:val="24"/>
          <w:lang w:val="en-US"/>
          <w14:ligatures w14:val="none"/>
        </w:rPr>
        <w:lastRenderedPageBreak/>
        <w:t>CRC 8</w:t>
      </w:r>
      <w:r w:rsidRPr="00D2182C">
        <w:rPr>
          <w:rFonts w:ascii="Times New Roman" w:eastAsia="Calibri" w:hAnsi="Times New Roman" w:cs="Times New Roman"/>
          <w:kern w:val="0"/>
          <w:sz w:val="24"/>
          <w:szCs w:val="24"/>
          <w:vertAlign w:val="superscript"/>
          <w:lang w:val="en-US"/>
          <w14:ligatures w14:val="none"/>
        </w:rPr>
        <w:t>th</w:t>
      </w:r>
      <w:r w:rsidRPr="00D2182C">
        <w:rPr>
          <w:rFonts w:ascii="Times New Roman" w:eastAsia="Calibri" w:hAnsi="Times New Roman" w:cs="Times New Roman"/>
          <w:kern w:val="0"/>
          <w:sz w:val="24"/>
          <w:szCs w:val="24"/>
          <w:lang w:val="en-US"/>
          <w14:ligatures w14:val="none"/>
        </w:rPr>
        <w:t xml:space="preserve"> Bits (MSB Byte | 1) (0.0.0.0.0.B2.B1.1)</w:t>
      </w:r>
    </w:p>
    <w:p w14:paraId="4DDBEE00" w14:textId="77777777" w:rsidR="00D2182C" w:rsidRPr="00D2182C" w:rsidRDefault="00D2182C" w:rsidP="00D2182C">
      <w:pPr>
        <w:spacing w:after="0" w:line="240" w:lineRule="auto"/>
        <w:rPr>
          <w:rFonts w:ascii="Calibri" w:eastAsia="Calibri" w:hAnsi="Calibri" w:cs="Mangal"/>
          <w:kern w:val="0"/>
          <w:lang w:val="en-US"/>
          <w14:ligatures w14:val="none"/>
        </w:rPr>
      </w:pPr>
    </w:p>
    <w:p w14:paraId="09465922" w14:textId="77777777" w:rsidR="00D2182C" w:rsidRPr="00D2182C" w:rsidRDefault="00D2182C" w:rsidP="00D2182C">
      <w:pPr>
        <w:shd w:val="clear" w:color="auto" w:fill="FFFFFF"/>
        <w:spacing w:after="0" w:line="240" w:lineRule="auto"/>
        <w:rPr>
          <w:rFonts w:ascii="Consolas" w:eastAsia="Times New Roman" w:hAnsi="Consolas" w:cs="Times New Roman"/>
          <w:b/>
          <w:bCs/>
          <w:color w:val="7F0055"/>
          <w:kern w:val="0"/>
          <w:sz w:val="16"/>
          <w:szCs w:val="16"/>
          <w:lang w:val="en-US"/>
          <w14:ligatures w14:val="none"/>
        </w:rPr>
      </w:pPr>
    </w:p>
    <w:p w14:paraId="6AD62CBD" w14:textId="77777777" w:rsidR="00D2182C" w:rsidRPr="00D2182C" w:rsidRDefault="00D2182C" w:rsidP="00D2182C">
      <w:pPr>
        <w:shd w:val="clear" w:color="auto" w:fill="FFFFFF"/>
        <w:spacing w:after="0" w:line="240" w:lineRule="auto"/>
        <w:rPr>
          <w:rFonts w:ascii="Consolas" w:eastAsia="Times New Roman" w:hAnsi="Consolas" w:cs="Times New Roman"/>
          <w:b/>
          <w:bCs/>
          <w:color w:val="7F0055"/>
          <w:kern w:val="0"/>
          <w:sz w:val="16"/>
          <w:szCs w:val="16"/>
          <w:lang w:val="en-US"/>
          <w14:ligatures w14:val="none"/>
        </w:rPr>
      </w:pPr>
    </w:p>
    <w:p w14:paraId="357F4220" w14:textId="77777777" w:rsidR="00D2182C" w:rsidRPr="00D2182C" w:rsidRDefault="00D2182C" w:rsidP="008E5BAB">
      <w:pPr>
        <w:shd w:val="clear" w:color="auto" w:fill="FFFFFF"/>
        <w:spacing w:after="0" w:line="240" w:lineRule="auto"/>
        <w:ind w:left="360"/>
        <w:rPr>
          <w:rFonts w:ascii="Consolas" w:eastAsia="Times New Roman" w:hAnsi="Consolas" w:cs="Times New Roman"/>
          <w:color w:val="000000"/>
          <w:kern w:val="0"/>
          <w:sz w:val="16"/>
          <w:szCs w:val="16"/>
          <w:lang w:val="en-US"/>
          <w14:ligatures w14:val="none"/>
        </w:rPr>
      </w:pPr>
      <w:r w:rsidRPr="00D2182C">
        <w:rPr>
          <w:rFonts w:ascii="Consolas" w:eastAsia="Times New Roman" w:hAnsi="Consolas" w:cs="Times New Roman"/>
          <w:b/>
          <w:bCs/>
          <w:color w:val="7F0055"/>
          <w:kern w:val="0"/>
          <w:sz w:val="16"/>
          <w:szCs w:val="16"/>
          <w:lang w:val="en-US"/>
          <w14:ligatures w14:val="none"/>
        </w:rPr>
        <w:t>#define</w:t>
      </w:r>
      <w:r w:rsidRPr="00D2182C">
        <w:rPr>
          <w:rFonts w:ascii="Consolas" w:eastAsia="Times New Roman" w:hAnsi="Consolas" w:cs="Times New Roman"/>
          <w:color w:val="000000"/>
          <w:kern w:val="0"/>
          <w:sz w:val="16"/>
          <w:szCs w:val="16"/>
          <w:lang w:val="en-US"/>
          <w14:ligatures w14:val="none"/>
        </w:rPr>
        <w:t xml:space="preserve"> </w:t>
      </w:r>
      <w:r w:rsidRPr="00D2182C">
        <w:rPr>
          <w:rFonts w:ascii="Consolas" w:eastAsia="Times New Roman" w:hAnsi="Consolas" w:cs="Times New Roman"/>
          <w:color w:val="000000"/>
          <w:kern w:val="0"/>
          <w:sz w:val="16"/>
          <w:szCs w:val="16"/>
          <w:shd w:val="clear" w:color="auto" w:fill="D4D4D4"/>
          <w:lang w:val="en-US"/>
          <w14:ligatures w14:val="none"/>
        </w:rPr>
        <w:t>CRC_POLY</w:t>
      </w:r>
      <w:r w:rsidRPr="00D2182C">
        <w:rPr>
          <w:rFonts w:ascii="Consolas" w:eastAsia="Times New Roman" w:hAnsi="Consolas" w:cs="Times New Roman"/>
          <w:color w:val="000000"/>
          <w:kern w:val="0"/>
          <w:sz w:val="16"/>
          <w:szCs w:val="16"/>
          <w:lang w:val="en-US"/>
          <w14:ligatures w14:val="none"/>
        </w:rPr>
        <w:tab/>
      </w:r>
      <w:r w:rsidRPr="00D2182C">
        <w:rPr>
          <w:rFonts w:ascii="Consolas" w:eastAsia="Times New Roman" w:hAnsi="Consolas" w:cs="Times New Roman"/>
          <w:color w:val="000000"/>
          <w:kern w:val="0"/>
          <w:sz w:val="16"/>
          <w:szCs w:val="16"/>
          <w:lang w:val="en-US"/>
          <w14:ligatures w14:val="none"/>
        </w:rPr>
        <w:tab/>
        <w:t>0xA001</w:t>
      </w:r>
    </w:p>
    <w:p w14:paraId="6E189C04" w14:textId="77777777" w:rsidR="00D2182C" w:rsidRPr="00D2182C" w:rsidRDefault="00D2182C" w:rsidP="008E5BAB">
      <w:pPr>
        <w:shd w:val="clear" w:color="auto" w:fill="FFFFFF"/>
        <w:spacing w:after="0" w:line="240" w:lineRule="auto"/>
        <w:ind w:left="360"/>
        <w:rPr>
          <w:rFonts w:ascii="Consolas" w:eastAsia="Times New Roman" w:hAnsi="Consolas" w:cs="Times New Roman"/>
          <w:color w:val="000000"/>
          <w:kern w:val="0"/>
          <w:sz w:val="16"/>
          <w:szCs w:val="16"/>
          <w:lang w:val="en-US"/>
          <w14:ligatures w14:val="none"/>
        </w:rPr>
      </w:pPr>
      <w:r w:rsidRPr="00D2182C">
        <w:rPr>
          <w:rFonts w:ascii="Consolas" w:eastAsia="Times New Roman" w:hAnsi="Consolas" w:cs="Times New Roman"/>
          <w:b/>
          <w:bCs/>
          <w:color w:val="7F0055"/>
          <w:kern w:val="0"/>
          <w:sz w:val="16"/>
          <w:szCs w:val="16"/>
          <w:lang w:val="en-US"/>
          <w14:ligatures w14:val="none"/>
        </w:rPr>
        <w:t>#define</w:t>
      </w:r>
      <w:r w:rsidRPr="00D2182C">
        <w:rPr>
          <w:rFonts w:ascii="Consolas" w:eastAsia="Times New Roman" w:hAnsi="Consolas" w:cs="Times New Roman"/>
          <w:color w:val="000000"/>
          <w:kern w:val="0"/>
          <w:sz w:val="16"/>
          <w:szCs w:val="16"/>
          <w:lang w:val="en-US"/>
          <w14:ligatures w14:val="none"/>
        </w:rPr>
        <w:t xml:space="preserve"> CRC_INI(x)</w:t>
      </w:r>
      <w:r w:rsidRPr="00D2182C">
        <w:rPr>
          <w:rFonts w:ascii="Consolas" w:eastAsia="Times New Roman" w:hAnsi="Consolas" w:cs="Times New Roman"/>
          <w:color w:val="000000"/>
          <w:kern w:val="0"/>
          <w:sz w:val="16"/>
          <w:szCs w:val="16"/>
          <w:lang w:val="en-US"/>
          <w14:ligatures w14:val="none"/>
        </w:rPr>
        <w:tab/>
        <w:t>{(x) = 0xFFFF;}</w:t>
      </w:r>
    </w:p>
    <w:p w14:paraId="41262FDA" w14:textId="77777777" w:rsidR="00D2182C" w:rsidRPr="00D2182C" w:rsidRDefault="00D2182C" w:rsidP="008E5BAB">
      <w:pPr>
        <w:shd w:val="clear" w:color="auto" w:fill="FFFFFF"/>
        <w:spacing w:after="0" w:line="240" w:lineRule="auto"/>
        <w:ind w:left="360"/>
        <w:rPr>
          <w:rFonts w:ascii="Consolas" w:eastAsia="Times New Roman" w:hAnsi="Consolas" w:cs="Times New Roman"/>
          <w:color w:val="3F7F5F"/>
          <w:kern w:val="0"/>
          <w:sz w:val="16"/>
          <w:szCs w:val="16"/>
          <w:lang w:val="en-US"/>
          <w14:ligatures w14:val="none"/>
        </w:rPr>
      </w:pPr>
    </w:p>
    <w:p w14:paraId="71069556" w14:textId="77777777" w:rsidR="00D2182C" w:rsidRPr="00D2182C" w:rsidRDefault="00D2182C" w:rsidP="008E5BAB">
      <w:pPr>
        <w:shd w:val="clear" w:color="auto" w:fill="FFFFFF"/>
        <w:spacing w:after="0" w:line="240" w:lineRule="auto"/>
        <w:ind w:left="360"/>
        <w:rPr>
          <w:rFonts w:ascii="Consolas" w:eastAsia="Times New Roman" w:hAnsi="Consolas" w:cs="Times New Roman"/>
          <w:color w:val="000000"/>
          <w:kern w:val="0"/>
          <w:sz w:val="16"/>
          <w:szCs w:val="16"/>
          <w:lang w:val="en-US"/>
          <w14:ligatures w14:val="none"/>
        </w:rPr>
      </w:pPr>
      <w:r w:rsidRPr="00D2182C">
        <w:rPr>
          <w:rFonts w:ascii="Consolas" w:eastAsia="Times New Roman" w:hAnsi="Consolas" w:cs="Times New Roman"/>
          <w:color w:val="3F7F5F"/>
          <w:kern w:val="0"/>
          <w:sz w:val="16"/>
          <w:szCs w:val="16"/>
          <w:lang w:val="en-US"/>
          <w14:ligatures w14:val="none"/>
        </w:rPr>
        <w:t>//**********************************************************************************</w:t>
      </w:r>
    </w:p>
    <w:p w14:paraId="249BE799" w14:textId="77777777" w:rsidR="00D2182C" w:rsidRPr="00D2182C" w:rsidRDefault="00D2182C" w:rsidP="008E5BAB">
      <w:pPr>
        <w:shd w:val="clear" w:color="auto" w:fill="FFFFFF"/>
        <w:spacing w:after="0" w:line="240" w:lineRule="auto"/>
        <w:ind w:left="360"/>
        <w:rPr>
          <w:rFonts w:ascii="Consolas" w:eastAsia="Times New Roman" w:hAnsi="Consolas" w:cs="Times New Roman"/>
          <w:color w:val="000000"/>
          <w:kern w:val="0"/>
          <w:sz w:val="16"/>
          <w:szCs w:val="16"/>
          <w:lang w:val="en-US"/>
          <w14:ligatures w14:val="none"/>
        </w:rPr>
      </w:pPr>
      <w:r w:rsidRPr="00D2182C">
        <w:rPr>
          <w:rFonts w:ascii="Consolas" w:eastAsia="Times New Roman" w:hAnsi="Consolas" w:cs="Times New Roman"/>
          <w:b/>
          <w:bCs/>
          <w:color w:val="7F0055"/>
          <w:kern w:val="0"/>
          <w:sz w:val="16"/>
          <w:szCs w:val="16"/>
          <w:lang w:val="en-US"/>
          <w14:ligatures w14:val="none"/>
        </w:rPr>
        <w:t>void</w:t>
      </w:r>
      <w:r w:rsidRPr="00D2182C">
        <w:rPr>
          <w:rFonts w:ascii="Consolas" w:eastAsia="Times New Roman" w:hAnsi="Consolas" w:cs="Times New Roman"/>
          <w:color w:val="000000"/>
          <w:kern w:val="0"/>
          <w:sz w:val="16"/>
          <w:szCs w:val="16"/>
          <w:lang w:val="en-US"/>
          <w14:ligatures w14:val="none"/>
        </w:rPr>
        <w:t xml:space="preserve"> </w:t>
      </w:r>
      <w:r w:rsidRPr="00D2182C">
        <w:rPr>
          <w:rFonts w:ascii="Consolas" w:eastAsia="Times New Roman" w:hAnsi="Consolas" w:cs="Times New Roman"/>
          <w:b/>
          <w:bCs/>
          <w:color w:val="000000"/>
          <w:kern w:val="0"/>
          <w:sz w:val="16"/>
          <w:szCs w:val="16"/>
          <w:lang w:val="en-US"/>
          <w14:ligatures w14:val="none"/>
        </w:rPr>
        <w:t>FIND_CRC</w:t>
      </w:r>
      <w:r w:rsidRPr="00D2182C">
        <w:rPr>
          <w:rFonts w:ascii="Consolas" w:eastAsia="Times New Roman" w:hAnsi="Consolas" w:cs="Times New Roman"/>
          <w:color w:val="000000"/>
          <w:kern w:val="0"/>
          <w:sz w:val="16"/>
          <w:szCs w:val="16"/>
          <w:lang w:val="en-US"/>
          <w14:ligatures w14:val="none"/>
        </w:rPr>
        <w:t>(</w:t>
      </w:r>
      <w:r w:rsidRPr="00D2182C">
        <w:rPr>
          <w:rFonts w:ascii="Consolas" w:eastAsia="Times New Roman" w:hAnsi="Consolas" w:cs="Times New Roman"/>
          <w:color w:val="005032"/>
          <w:kern w:val="0"/>
          <w:sz w:val="16"/>
          <w:szCs w:val="16"/>
          <w:lang w:val="en-US"/>
          <w14:ligatures w14:val="none"/>
        </w:rPr>
        <w:t>u16</w:t>
      </w:r>
      <w:r w:rsidRPr="00D2182C">
        <w:rPr>
          <w:rFonts w:ascii="Consolas" w:eastAsia="Times New Roman" w:hAnsi="Consolas" w:cs="Times New Roman"/>
          <w:color w:val="000000"/>
          <w:kern w:val="0"/>
          <w:sz w:val="16"/>
          <w:szCs w:val="16"/>
          <w:lang w:val="en-US"/>
          <w14:ligatures w14:val="none"/>
        </w:rPr>
        <w:t xml:space="preserve"> *CRC, </w:t>
      </w:r>
      <w:r w:rsidRPr="00D2182C">
        <w:rPr>
          <w:rFonts w:ascii="Consolas" w:eastAsia="Times New Roman" w:hAnsi="Consolas" w:cs="Times New Roman"/>
          <w:color w:val="005032"/>
          <w:kern w:val="0"/>
          <w:sz w:val="16"/>
          <w:szCs w:val="16"/>
          <w:lang w:val="en-US"/>
          <w14:ligatures w14:val="none"/>
        </w:rPr>
        <w:t>u8</w:t>
      </w:r>
      <w:r w:rsidRPr="00D2182C">
        <w:rPr>
          <w:rFonts w:ascii="Consolas" w:eastAsia="Times New Roman" w:hAnsi="Consolas" w:cs="Times New Roman"/>
          <w:color w:val="000000"/>
          <w:kern w:val="0"/>
          <w:sz w:val="16"/>
          <w:szCs w:val="16"/>
          <w:lang w:val="en-US"/>
          <w14:ligatures w14:val="none"/>
        </w:rPr>
        <w:t xml:space="preserve"> DATA_BYTE)</w:t>
      </w:r>
    </w:p>
    <w:p w14:paraId="0C10AD08" w14:textId="77777777" w:rsidR="00D2182C" w:rsidRPr="00D2182C" w:rsidRDefault="00D2182C" w:rsidP="008E5BAB">
      <w:pPr>
        <w:shd w:val="clear" w:color="auto" w:fill="FFFFFF"/>
        <w:spacing w:after="0" w:line="240" w:lineRule="auto"/>
        <w:ind w:left="360"/>
        <w:rPr>
          <w:rFonts w:ascii="Consolas" w:eastAsia="Times New Roman" w:hAnsi="Consolas" w:cs="Times New Roman"/>
          <w:color w:val="000000"/>
          <w:kern w:val="0"/>
          <w:sz w:val="16"/>
          <w:szCs w:val="16"/>
          <w:lang w:val="en-US"/>
          <w14:ligatures w14:val="none"/>
        </w:rPr>
      </w:pPr>
      <w:r w:rsidRPr="00D2182C">
        <w:rPr>
          <w:rFonts w:ascii="Consolas" w:eastAsia="Times New Roman" w:hAnsi="Consolas" w:cs="Times New Roman"/>
          <w:color w:val="3F7F5F"/>
          <w:kern w:val="0"/>
          <w:sz w:val="16"/>
          <w:szCs w:val="16"/>
          <w:lang w:val="en-US"/>
          <w14:ligatures w14:val="none"/>
        </w:rPr>
        <w:t>//**********************************************************************************</w:t>
      </w:r>
    </w:p>
    <w:p w14:paraId="76CAB437" w14:textId="77777777" w:rsidR="00D2182C" w:rsidRPr="00D2182C" w:rsidRDefault="00D2182C" w:rsidP="008E5BAB">
      <w:pPr>
        <w:shd w:val="clear" w:color="auto" w:fill="FFFFFF"/>
        <w:spacing w:after="0" w:line="240" w:lineRule="auto"/>
        <w:ind w:left="360"/>
        <w:rPr>
          <w:rFonts w:ascii="Consolas" w:eastAsia="Times New Roman" w:hAnsi="Consolas" w:cs="Times New Roman"/>
          <w:color w:val="000000"/>
          <w:kern w:val="0"/>
          <w:sz w:val="16"/>
          <w:szCs w:val="16"/>
          <w:lang w:val="en-US"/>
          <w14:ligatures w14:val="none"/>
        </w:rPr>
      </w:pPr>
      <w:r w:rsidRPr="00D2182C">
        <w:rPr>
          <w:rFonts w:ascii="Consolas" w:eastAsia="Times New Roman" w:hAnsi="Consolas" w:cs="Times New Roman"/>
          <w:color w:val="000000"/>
          <w:kern w:val="0"/>
          <w:sz w:val="16"/>
          <w:szCs w:val="16"/>
          <w:lang w:val="en-US"/>
          <w14:ligatures w14:val="none"/>
        </w:rPr>
        <w:t>{</w:t>
      </w:r>
    </w:p>
    <w:p w14:paraId="5970978B" w14:textId="77777777" w:rsidR="00D2182C" w:rsidRPr="00D2182C" w:rsidRDefault="00D2182C" w:rsidP="008E5BAB">
      <w:pPr>
        <w:shd w:val="clear" w:color="auto" w:fill="FFFFFF"/>
        <w:spacing w:after="0" w:line="240" w:lineRule="auto"/>
        <w:ind w:left="360"/>
        <w:rPr>
          <w:rFonts w:ascii="Consolas" w:eastAsia="Times New Roman" w:hAnsi="Consolas" w:cs="Times New Roman"/>
          <w:color w:val="000000"/>
          <w:kern w:val="0"/>
          <w:sz w:val="16"/>
          <w:szCs w:val="16"/>
          <w:lang w:val="en-US"/>
          <w14:ligatures w14:val="none"/>
        </w:rPr>
      </w:pPr>
      <w:r w:rsidRPr="00D2182C">
        <w:rPr>
          <w:rFonts w:ascii="Consolas" w:eastAsia="Times New Roman" w:hAnsi="Consolas" w:cs="Times New Roman"/>
          <w:color w:val="005032"/>
          <w:kern w:val="0"/>
          <w:sz w:val="16"/>
          <w:szCs w:val="16"/>
          <w:lang w:val="en-US"/>
          <w14:ligatures w14:val="none"/>
        </w:rPr>
        <w:t>u32</w:t>
      </w:r>
      <w:r w:rsidRPr="00D2182C">
        <w:rPr>
          <w:rFonts w:ascii="Consolas" w:eastAsia="Times New Roman" w:hAnsi="Consolas" w:cs="Times New Roman"/>
          <w:color w:val="000000"/>
          <w:kern w:val="0"/>
          <w:sz w:val="16"/>
          <w:szCs w:val="16"/>
          <w:lang w:val="en-US"/>
          <w14:ligatures w14:val="none"/>
        </w:rPr>
        <w:t xml:space="preserve"> J;</w:t>
      </w:r>
    </w:p>
    <w:p w14:paraId="4F72892F" w14:textId="77777777" w:rsidR="00D2182C" w:rsidRPr="00D2182C" w:rsidRDefault="00D2182C" w:rsidP="008E5BAB">
      <w:pPr>
        <w:shd w:val="clear" w:color="auto" w:fill="FFFFFF"/>
        <w:spacing w:after="0" w:line="240" w:lineRule="auto"/>
        <w:ind w:left="360"/>
        <w:rPr>
          <w:rFonts w:ascii="Consolas" w:eastAsia="Times New Roman" w:hAnsi="Consolas" w:cs="Times New Roman"/>
          <w:color w:val="000000"/>
          <w:kern w:val="0"/>
          <w:sz w:val="16"/>
          <w:szCs w:val="16"/>
          <w:lang w:val="en-US"/>
          <w14:ligatures w14:val="none"/>
        </w:rPr>
      </w:pPr>
      <w:r w:rsidRPr="00D2182C">
        <w:rPr>
          <w:rFonts w:ascii="Consolas" w:eastAsia="Times New Roman" w:hAnsi="Consolas" w:cs="Times New Roman"/>
          <w:color w:val="000000"/>
          <w:kern w:val="0"/>
          <w:sz w:val="16"/>
          <w:szCs w:val="16"/>
          <w:lang w:val="en-US"/>
          <w14:ligatures w14:val="none"/>
        </w:rPr>
        <w:tab/>
        <w:t>*CRC ^= (</w:t>
      </w:r>
      <w:r w:rsidRPr="00D2182C">
        <w:rPr>
          <w:rFonts w:ascii="Consolas" w:eastAsia="Times New Roman" w:hAnsi="Consolas" w:cs="Times New Roman"/>
          <w:color w:val="005032"/>
          <w:kern w:val="0"/>
          <w:sz w:val="16"/>
          <w:szCs w:val="16"/>
          <w:lang w:val="en-US"/>
          <w14:ligatures w14:val="none"/>
        </w:rPr>
        <w:t>u16</w:t>
      </w:r>
      <w:r w:rsidRPr="00D2182C">
        <w:rPr>
          <w:rFonts w:ascii="Consolas" w:eastAsia="Times New Roman" w:hAnsi="Consolas" w:cs="Times New Roman"/>
          <w:color w:val="000000"/>
          <w:kern w:val="0"/>
          <w:sz w:val="16"/>
          <w:szCs w:val="16"/>
          <w:lang w:val="en-US"/>
          <w14:ligatures w14:val="none"/>
        </w:rPr>
        <w:t>) DATA_BYTE;</w:t>
      </w:r>
    </w:p>
    <w:p w14:paraId="7805BA2B" w14:textId="77777777" w:rsidR="00D2182C" w:rsidRPr="00D2182C" w:rsidRDefault="00D2182C" w:rsidP="008E5BAB">
      <w:pPr>
        <w:shd w:val="clear" w:color="auto" w:fill="FFFFFF"/>
        <w:spacing w:after="0" w:line="240" w:lineRule="auto"/>
        <w:ind w:left="360"/>
        <w:rPr>
          <w:rFonts w:ascii="Consolas" w:eastAsia="Times New Roman" w:hAnsi="Consolas" w:cs="Times New Roman"/>
          <w:color w:val="000000"/>
          <w:kern w:val="0"/>
          <w:sz w:val="16"/>
          <w:szCs w:val="16"/>
          <w:lang w:val="en-US"/>
          <w14:ligatures w14:val="none"/>
        </w:rPr>
      </w:pPr>
      <w:r w:rsidRPr="00D2182C">
        <w:rPr>
          <w:rFonts w:ascii="Consolas" w:eastAsia="Times New Roman" w:hAnsi="Consolas" w:cs="Times New Roman"/>
          <w:color w:val="000000"/>
          <w:kern w:val="0"/>
          <w:sz w:val="16"/>
          <w:szCs w:val="16"/>
          <w:lang w:val="en-US"/>
          <w14:ligatures w14:val="none"/>
        </w:rPr>
        <w:tab/>
      </w:r>
      <w:r w:rsidRPr="00D2182C">
        <w:rPr>
          <w:rFonts w:ascii="Consolas" w:eastAsia="Times New Roman" w:hAnsi="Consolas" w:cs="Times New Roman"/>
          <w:b/>
          <w:bCs/>
          <w:color w:val="7F0055"/>
          <w:kern w:val="0"/>
          <w:sz w:val="16"/>
          <w:szCs w:val="16"/>
          <w:lang w:val="en-US"/>
          <w14:ligatures w14:val="none"/>
        </w:rPr>
        <w:t>for</w:t>
      </w:r>
      <w:r w:rsidRPr="00D2182C">
        <w:rPr>
          <w:rFonts w:ascii="Consolas" w:eastAsia="Times New Roman" w:hAnsi="Consolas" w:cs="Times New Roman"/>
          <w:color w:val="000000"/>
          <w:kern w:val="0"/>
          <w:sz w:val="16"/>
          <w:szCs w:val="16"/>
          <w:lang w:val="en-US"/>
          <w14:ligatures w14:val="none"/>
        </w:rPr>
        <w:t xml:space="preserve"> (J = 0; J &lt; 8; ++J)</w:t>
      </w:r>
    </w:p>
    <w:p w14:paraId="0EC40B9F" w14:textId="77777777" w:rsidR="00D2182C" w:rsidRPr="00D2182C" w:rsidRDefault="00D2182C" w:rsidP="008E5BAB">
      <w:pPr>
        <w:shd w:val="clear" w:color="auto" w:fill="FFFFFF"/>
        <w:spacing w:after="0" w:line="240" w:lineRule="auto"/>
        <w:ind w:left="360"/>
        <w:rPr>
          <w:rFonts w:ascii="Consolas" w:eastAsia="Times New Roman" w:hAnsi="Consolas" w:cs="Times New Roman"/>
          <w:color w:val="000000"/>
          <w:kern w:val="0"/>
          <w:sz w:val="16"/>
          <w:szCs w:val="16"/>
          <w:lang w:val="en-US"/>
          <w14:ligatures w14:val="none"/>
        </w:rPr>
      </w:pPr>
      <w:r w:rsidRPr="00D2182C">
        <w:rPr>
          <w:rFonts w:ascii="Consolas" w:eastAsia="Times New Roman" w:hAnsi="Consolas" w:cs="Times New Roman"/>
          <w:color w:val="000000"/>
          <w:kern w:val="0"/>
          <w:sz w:val="16"/>
          <w:szCs w:val="16"/>
          <w:lang w:val="en-US"/>
          <w14:ligatures w14:val="none"/>
        </w:rPr>
        <w:tab/>
        <w:t>{</w:t>
      </w:r>
    </w:p>
    <w:p w14:paraId="11FE79F4" w14:textId="77777777" w:rsidR="00D2182C" w:rsidRPr="00D2182C" w:rsidRDefault="00D2182C" w:rsidP="008E5BAB">
      <w:pPr>
        <w:shd w:val="clear" w:color="auto" w:fill="FFFFFF"/>
        <w:spacing w:after="0" w:line="240" w:lineRule="auto"/>
        <w:ind w:left="360"/>
        <w:rPr>
          <w:rFonts w:ascii="Consolas" w:eastAsia="Times New Roman" w:hAnsi="Consolas" w:cs="Times New Roman"/>
          <w:color w:val="000000"/>
          <w:kern w:val="0"/>
          <w:sz w:val="16"/>
          <w:szCs w:val="16"/>
          <w:lang w:val="en-US"/>
          <w14:ligatures w14:val="none"/>
        </w:rPr>
      </w:pPr>
      <w:r w:rsidRPr="00D2182C">
        <w:rPr>
          <w:rFonts w:ascii="Consolas" w:eastAsia="Times New Roman" w:hAnsi="Consolas" w:cs="Times New Roman"/>
          <w:color w:val="000000"/>
          <w:kern w:val="0"/>
          <w:sz w:val="16"/>
          <w:szCs w:val="16"/>
          <w:lang w:val="en-US"/>
          <w14:ligatures w14:val="none"/>
        </w:rPr>
        <w:tab/>
      </w:r>
      <w:r w:rsidRPr="00D2182C">
        <w:rPr>
          <w:rFonts w:ascii="Consolas" w:eastAsia="Times New Roman" w:hAnsi="Consolas" w:cs="Times New Roman"/>
          <w:color w:val="000000"/>
          <w:kern w:val="0"/>
          <w:sz w:val="16"/>
          <w:szCs w:val="16"/>
          <w:lang w:val="en-US"/>
          <w14:ligatures w14:val="none"/>
        </w:rPr>
        <w:tab/>
        <w:t xml:space="preserve">DATA_BYTE = (*CRC &amp; 1); </w:t>
      </w:r>
      <w:r w:rsidRPr="00D2182C">
        <w:rPr>
          <w:rFonts w:ascii="Consolas" w:eastAsia="Times New Roman" w:hAnsi="Consolas" w:cs="Times New Roman"/>
          <w:color w:val="3F7F5F"/>
          <w:kern w:val="0"/>
          <w:sz w:val="16"/>
          <w:szCs w:val="16"/>
          <w:lang w:val="en-US"/>
          <w14:ligatures w14:val="none"/>
        </w:rPr>
        <w:t>// NOT WORKING *CRC &gt;&gt;= 1; if (TST_carry)</w:t>
      </w:r>
    </w:p>
    <w:p w14:paraId="6A99390A" w14:textId="77777777" w:rsidR="00D2182C" w:rsidRPr="00D2182C" w:rsidRDefault="00D2182C" w:rsidP="008E5BAB">
      <w:pPr>
        <w:shd w:val="clear" w:color="auto" w:fill="FFFFFF"/>
        <w:spacing w:after="0" w:line="240" w:lineRule="auto"/>
        <w:ind w:left="360"/>
        <w:rPr>
          <w:rFonts w:ascii="Consolas" w:eastAsia="Times New Roman" w:hAnsi="Consolas" w:cs="Times New Roman"/>
          <w:color w:val="000000"/>
          <w:kern w:val="0"/>
          <w:sz w:val="16"/>
          <w:szCs w:val="16"/>
          <w:lang w:val="en-US"/>
          <w14:ligatures w14:val="none"/>
        </w:rPr>
      </w:pPr>
      <w:r w:rsidRPr="00D2182C">
        <w:rPr>
          <w:rFonts w:ascii="Consolas" w:eastAsia="Times New Roman" w:hAnsi="Consolas" w:cs="Times New Roman"/>
          <w:color w:val="000000"/>
          <w:kern w:val="0"/>
          <w:sz w:val="16"/>
          <w:szCs w:val="16"/>
          <w:lang w:val="en-US"/>
          <w14:ligatures w14:val="none"/>
        </w:rPr>
        <w:tab/>
      </w:r>
      <w:r w:rsidRPr="00D2182C">
        <w:rPr>
          <w:rFonts w:ascii="Consolas" w:eastAsia="Times New Roman" w:hAnsi="Consolas" w:cs="Times New Roman"/>
          <w:color w:val="000000"/>
          <w:kern w:val="0"/>
          <w:sz w:val="16"/>
          <w:szCs w:val="16"/>
          <w:lang w:val="en-US"/>
          <w14:ligatures w14:val="none"/>
        </w:rPr>
        <w:tab/>
        <w:t>*CRC &gt;&gt;= 1;</w:t>
      </w:r>
    </w:p>
    <w:p w14:paraId="132E25B4" w14:textId="77777777" w:rsidR="00D2182C" w:rsidRPr="00D2182C" w:rsidRDefault="00D2182C" w:rsidP="008E5BAB">
      <w:pPr>
        <w:shd w:val="clear" w:color="auto" w:fill="FFFFFF"/>
        <w:spacing w:after="0" w:line="240" w:lineRule="auto"/>
        <w:ind w:left="360"/>
        <w:rPr>
          <w:rFonts w:ascii="Consolas" w:eastAsia="Times New Roman" w:hAnsi="Consolas" w:cs="Times New Roman"/>
          <w:color w:val="000000"/>
          <w:kern w:val="0"/>
          <w:sz w:val="16"/>
          <w:szCs w:val="16"/>
          <w:lang w:val="en-US"/>
          <w14:ligatures w14:val="none"/>
        </w:rPr>
      </w:pPr>
      <w:r w:rsidRPr="00D2182C">
        <w:rPr>
          <w:rFonts w:ascii="Consolas" w:eastAsia="Times New Roman" w:hAnsi="Consolas" w:cs="Times New Roman"/>
          <w:color w:val="000000"/>
          <w:kern w:val="0"/>
          <w:sz w:val="16"/>
          <w:szCs w:val="16"/>
          <w:lang w:val="en-US"/>
          <w14:ligatures w14:val="none"/>
        </w:rPr>
        <w:tab/>
      </w:r>
      <w:r w:rsidRPr="00D2182C">
        <w:rPr>
          <w:rFonts w:ascii="Consolas" w:eastAsia="Times New Roman" w:hAnsi="Consolas" w:cs="Times New Roman"/>
          <w:color w:val="000000"/>
          <w:kern w:val="0"/>
          <w:sz w:val="16"/>
          <w:szCs w:val="16"/>
          <w:lang w:val="en-US"/>
          <w14:ligatures w14:val="none"/>
        </w:rPr>
        <w:tab/>
      </w:r>
      <w:r w:rsidRPr="00D2182C">
        <w:rPr>
          <w:rFonts w:ascii="Consolas" w:eastAsia="Times New Roman" w:hAnsi="Consolas" w:cs="Times New Roman"/>
          <w:b/>
          <w:bCs/>
          <w:color w:val="7F0055"/>
          <w:kern w:val="0"/>
          <w:sz w:val="16"/>
          <w:szCs w:val="16"/>
          <w:lang w:val="en-US"/>
          <w14:ligatures w14:val="none"/>
        </w:rPr>
        <w:t>if</w:t>
      </w:r>
      <w:r w:rsidRPr="00D2182C">
        <w:rPr>
          <w:rFonts w:ascii="Consolas" w:eastAsia="Times New Roman" w:hAnsi="Consolas" w:cs="Times New Roman"/>
          <w:color w:val="000000"/>
          <w:kern w:val="0"/>
          <w:sz w:val="16"/>
          <w:szCs w:val="16"/>
          <w:lang w:val="en-US"/>
          <w14:ligatures w14:val="none"/>
        </w:rPr>
        <w:t xml:space="preserve"> (DATA_BYTE)</w:t>
      </w:r>
    </w:p>
    <w:p w14:paraId="6C692189" w14:textId="77777777" w:rsidR="00D2182C" w:rsidRPr="00D2182C" w:rsidRDefault="00D2182C" w:rsidP="008E5BAB">
      <w:pPr>
        <w:shd w:val="clear" w:color="auto" w:fill="FFFFFF"/>
        <w:spacing w:after="0" w:line="240" w:lineRule="auto"/>
        <w:ind w:left="360"/>
        <w:rPr>
          <w:rFonts w:ascii="Consolas" w:eastAsia="Times New Roman" w:hAnsi="Consolas" w:cs="Times New Roman"/>
          <w:color w:val="000000"/>
          <w:kern w:val="0"/>
          <w:sz w:val="16"/>
          <w:szCs w:val="16"/>
          <w:lang w:val="en-US"/>
          <w14:ligatures w14:val="none"/>
        </w:rPr>
      </w:pPr>
      <w:r w:rsidRPr="00D2182C">
        <w:rPr>
          <w:rFonts w:ascii="Consolas" w:eastAsia="Times New Roman" w:hAnsi="Consolas" w:cs="Times New Roman"/>
          <w:color w:val="000000"/>
          <w:kern w:val="0"/>
          <w:sz w:val="16"/>
          <w:szCs w:val="16"/>
          <w:lang w:val="en-US"/>
          <w14:ligatures w14:val="none"/>
        </w:rPr>
        <w:tab/>
      </w:r>
      <w:r w:rsidRPr="00D2182C">
        <w:rPr>
          <w:rFonts w:ascii="Consolas" w:eastAsia="Times New Roman" w:hAnsi="Consolas" w:cs="Times New Roman"/>
          <w:color w:val="000000"/>
          <w:kern w:val="0"/>
          <w:sz w:val="16"/>
          <w:szCs w:val="16"/>
          <w:lang w:val="en-US"/>
          <w14:ligatures w14:val="none"/>
        </w:rPr>
        <w:tab/>
        <w:t>{</w:t>
      </w:r>
    </w:p>
    <w:p w14:paraId="183878FC" w14:textId="77777777" w:rsidR="00D2182C" w:rsidRPr="00D2182C" w:rsidRDefault="00D2182C" w:rsidP="008E5BAB">
      <w:pPr>
        <w:shd w:val="clear" w:color="auto" w:fill="FFFFFF"/>
        <w:spacing w:after="0" w:line="240" w:lineRule="auto"/>
        <w:ind w:left="360"/>
        <w:rPr>
          <w:rFonts w:ascii="Consolas" w:eastAsia="Times New Roman" w:hAnsi="Consolas" w:cs="Times New Roman"/>
          <w:color w:val="000000"/>
          <w:kern w:val="0"/>
          <w:sz w:val="16"/>
          <w:szCs w:val="16"/>
          <w:lang w:val="en-US"/>
          <w14:ligatures w14:val="none"/>
        </w:rPr>
      </w:pPr>
      <w:r w:rsidRPr="00D2182C">
        <w:rPr>
          <w:rFonts w:ascii="Consolas" w:eastAsia="Times New Roman" w:hAnsi="Consolas" w:cs="Times New Roman"/>
          <w:color w:val="000000"/>
          <w:kern w:val="0"/>
          <w:sz w:val="16"/>
          <w:szCs w:val="16"/>
          <w:lang w:val="en-US"/>
          <w14:ligatures w14:val="none"/>
        </w:rPr>
        <w:tab/>
      </w:r>
      <w:r w:rsidRPr="00D2182C">
        <w:rPr>
          <w:rFonts w:ascii="Consolas" w:eastAsia="Times New Roman" w:hAnsi="Consolas" w:cs="Times New Roman"/>
          <w:color w:val="000000"/>
          <w:kern w:val="0"/>
          <w:sz w:val="16"/>
          <w:szCs w:val="16"/>
          <w:lang w:val="en-US"/>
          <w14:ligatures w14:val="none"/>
        </w:rPr>
        <w:tab/>
      </w:r>
      <w:r w:rsidRPr="00D2182C">
        <w:rPr>
          <w:rFonts w:ascii="Consolas" w:eastAsia="Times New Roman" w:hAnsi="Consolas" w:cs="Times New Roman"/>
          <w:color w:val="000000"/>
          <w:kern w:val="0"/>
          <w:sz w:val="16"/>
          <w:szCs w:val="16"/>
          <w:lang w:val="en-US"/>
          <w14:ligatures w14:val="none"/>
        </w:rPr>
        <w:tab/>
        <w:t>*CRC ^= CRC_POLY;</w:t>
      </w:r>
    </w:p>
    <w:p w14:paraId="49862AE5" w14:textId="77777777" w:rsidR="00D2182C" w:rsidRPr="00D2182C" w:rsidRDefault="00D2182C" w:rsidP="008E5BAB">
      <w:pPr>
        <w:shd w:val="clear" w:color="auto" w:fill="FFFFFF"/>
        <w:spacing w:after="0" w:line="240" w:lineRule="auto"/>
        <w:ind w:left="360"/>
        <w:rPr>
          <w:rFonts w:ascii="Consolas" w:eastAsia="Times New Roman" w:hAnsi="Consolas" w:cs="Times New Roman"/>
          <w:color w:val="000000"/>
          <w:kern w:val="0"/>
          <w:sz w:val="16"/>
          <w:szCs w:val="16"/>
          <w:lang w:val="en-US"/>
          <w14:ligatures w14:val="none"/>
        </w:rPr>
      </w:pPr>
      <w:r w:rsidRPr="00D2182C">
        <w:rPr>
          <w:rFonts w:ascii="Consolas" w:eastAsia="Times New Roman" w:hAnsi="Consolas" w:cs="Times New Roman"/>
          <w:color w:val="000000"/>
          <w:kern w:val="0"/>
          <w:sz w:val="16"/>
          <w:szCs w:val="16"/>
          <w:lang w:val="en-US"/>
          <w14:ligatures w14:val="none"/>
        </w:rPr>
        <w:tab/>
      </w:r>
      <w:r w:rsidRPr="00D2182C">
        <w:rPr>
          <w:rFonts w:ascii="Consolas" w:eastAsia="Times New Roman" w:hAnsi="Consolas" w:cs="Times New Roman"/>
          <w:color w:val="000000"/>
          <w:kern w:val="0"/>
          <w:sz w:val="16"/>
          <w:szCs w:val="16"/>
          <w:lang w:val="en-US"/>
          <w14:ligatures w14:val="none"/>
        </w:rPr>
        <w:tab/>
        <w:t>}</w:t>
      </w:r>
    </w:p>
    <w:p w14:paraId="3B287ABE" w14:textId="77777777" w:rsidR="00D2182C" w:rsidRPr="00D2182C" w:rsidRDefault="00D2182C" w:rsidP="008E5BAB">
      <w:pPr>
        <w:shd w:val="clear" w:color="auto" w:fill="FFFFFF"/>
        <w:spacing w:after="0" w:line="240" w:lineRule="auto"/>
        <w:ind w:left="360"/>
        <w:rPr>
          <w:rFonts w:ascii="Consolas" w:eastAsia="Times New Roman" w:hAnsi="Consolas" w:cs="Times New Roman"/>
          <w:color w:val="000000"/>
          <w:kern w:val="0"/>
          <w:sz w:val="16"/>
          <w:szCs w:val="16"/>
          <w:lang w:val="en-US"/>
          <w14:ligatures w14:val="none"/>
        </w:rPr>
      </w:pPr>
      <w:r w:rsidRPr="00D2182C">
        <w:rPr>
          <w:rFonts w:ascii="Consolas" w:eastAsia="Times New Roman" w:hAnsi="Consolas" w:cs="Times New Roman"/>
          <w:color w:val="000000"/>
          <w:kern w:val="0"/>
          <w:sz w:val="16"/>
          <w:szCs w:val="16"/>
          <w:lang w:val="en-US"/>
          <w14:ligatures w14:val="none"/>
        </w:rPr>
        <w:tab/>
        <w:t>}</w:t>
      </w:r>
    </w:p>
    <w:p w14:paraId="1AF9A5EA" w14:textId="77777777" w:rsidR="00D2182C" w:rsidRPr="00D2182C" w:rsidRDefault="00D2182C" w:rsidP="008E5BAB">
      <w:pPr>
        <w:shd w:val="clear" w:color="auto" w:fill="FFFFFF"/>
        <w:spacing w:after="0" w:line="240" w:lineRule="auto"/>
        <w:ind w:left="360"/>
        <w:rPr>
          <w:rFonts w:ascii="Consolas" w:eastAsia="Times New Roman" w:hAnsi="Consolas" w:cs="Times New Roman"/>
          <w:color w:val="000000"/>
          <w:kern w:val="0"/>
          <w:sz w:val="16"/>
          <w:szCs w:val="16"/>
          <w:lang w:val="en-US"/>
          <w14:ligatures w14:val="none"/>
        </w:rPr>
      </w:pPr>
      <w:r w:rsidRPr="00D2182C">
        <w:rPr>
          <w:rFonts w:ascii="Consolas" w:eastAsia="Times New Roman" w:hAnsi="Consolas" w:cs="Times New Roman"/>
          <w:color w:val="000000"/>
          <w:kern w:val="0"/>
          <w:sz w:val="16"/>
          <w:szCs w:val="16"/>
          <w:lang w:val="en-US"/>
          <w14:ligatures w14:val="none"/>
        </w:rPr>
        <w:t>}</w:t>
      </w:r>
    </w:p>
    <w:p w14:paraId="3486A390" w14:textId="77777777" w:rsidR="00A348B9" w:rsidRDefault="00A348B9">
      <w:pPr>
        <w:rPr>
          <w:rFonts w:ascii="Times New Roman" w:eastAsia="Times New Roman" w:hAnsi="Times New Roman" w:cs="Times New Roman"/>
          <w:b/>
          <w:bCs/>
          <w:color w:val="4C94D8" w:themeColor="text2" w:themeTint="80"/>
          <w:kern w:val="0"/>
          <w:sz w:val="36"/>
          <w:szCs w:val="36"/>
          <w:lang w:eastAsia="en-IN" w:bidi="hi-IN"/>
          <w14:ligatures w14:val="none"/>
        </w:rPr>
      </w:pPr>
      <w:r>
        <w:rPr>
          <w:rFonts w:ascii="Times New Roman" w:eastAsia="Times New Roman" w:hAnsi="Times New Roman" w:cs="Times New Roman"/>
          <w:b/>
          <w:bCs/>
          <w:color w:val="4C94D8" w:themeColor="text2" w:themeTint="80"/>
          <w:kern w:val="0"/>
          <w:sz w:val="36"/>
          <w:szCs w:val="36"/>
          <w:lang w:eastAsia="en-IN" w:bidi="hi-IN"/>
          <w14:ligatures w14:val="none"/>
        </w:rPr>
        <w:br w:type="page"/>
      </w:r>
    </w:p>
    <w:p w14:paraId="741CE50F" w14:textId="6E75B3FB" w:rsidR="00F343A0" w:rsidRPr="00D0744E" w:rsidRDefault="00F343A0" w:rsidP="0022664F">
      <w:pPr>
        <w:spacing w:before="100" w:beforeAutospacing="1" w:after="100" w:afterAutospacing="1" w:line="240" w:lineRule="auto"/>
        <w:outlineLvl w:val="1"/>
        <w:rPr>
          <w:rFonts w:ascii="Times New Roman" w:eastAsia="Times New Roman" w:hAnsi="Times New Roman" w:cs="Times New Roman"/>
          <w:b/>
          <w:bCs/>
          <w:color w:val="4C94D8" w:themeColor="text2" w:themeTint="80"/>
          <w:kern w:val="0"/>
          <w:sz w:val="36"/>
          <w:szCs w:val="36"/>
          <w:lang w:eastAsia="en-IN" w:bidi="hi-IN"/>
          <w14:ligatures w14:val="none"/>
        </w:rPr>
      </w:pPr>
      <w:r w:rsidRPr="00D0744E">
        <w:rPr>
          <w:rFonts w:ascii="Times New Roman" w:eastAsia="Times New Roman" w:hAnsi="Times New Roman" w:cs="Times New Roman"/>
          <w:b/>
          <w:bCs/>
          <w:color w:val="4C94D8" w:themeColor="text2" w:themeTint="80"/>
          <w:kern w:val="0"/>
          <w:sz w:val="36"/>
          <w:szCs w:val="36"/>
          <w:lang w:eastAsia="en-IN" w:bidi="hi-IN"/>
          <w14:ligatures w14:val="none"/>
        </w:rPr>
        <w:lastRenderedPageBreak/>
        <w:t xml:space="preserve">Appendix </w:t>
      </w:r>
      <w:r>
        <w:rPr>
          <w:rFonts w:ascii="Times New Roman" w:eastAsia="Times New Roman" w:hAnsi="Times New Roman" w:cs="Times New Roman"/>
          <w:b/>
          <w:bCs/>
          <w:color w:val="4C94D8" w:themeColor="text2" w:themeTint="80"/>
          <w:kern w:val="0"/>
          <w:sz w:val="36"/>
          <w:szCs w:val="36"/>
          <w:lang w:eastAsia="en-IN" w:bidi="hi-IN"/>
          <w14:ligatures w14:val="none"/>
        </w:rPr>
        <w:t>3</w:t>
      </w:r>
    </w:p>
    <w:p w14:paraId="52BF28CE" w14:textId="49C897D6" w:rsidR="00A348B9" w:rsidRDefault="0022664F">
      <w:pPr>
        <w:rPr>
          <w:rFonts w:ascii="Times New Roman" w:eastAsia="Times New Roman" w:hAnsi="Times New Roman" w:cs="Times New Roman"/>
          <w:b/>
          <w:bCs/>
          <w:color w:val="4C94D8" w:themeColor="text2" w:themeTint="80"/>
          <w:kern w:val="0"/>
          <w:sz w:val="36"/>
          <w:szCs w:val="36"/>
          <w:lang w:eastAsia="en-IN" w:bidi="hi-IN"/>
          <w14:ligatures w14:val="none"/>
        </w:rPr>
      </w:pPr>
      <w:r w:rsidRPr="0022664F">
        <w:rPr>
          <w:noProof/>
        </w:rPr>
        <w:drawing>
          <wp:inline distT="0" distB="0" distL="0" distR="0" wp14:anchorId="34651D0F" wp14:editId="553E221F">
            <wp:extent cx="5318125" cy="8401050"/>
            <wp:effectExtent l="0" t="0" r="0" b="9525"/>
            <wp:docPr id="179939584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318125" cy="8401050"/>
                    </a:xfrm>
                    <a:prstGeom prst="rect">
                      <a:avLst/>
                    </a:prstGeom>
                    <a:noFill/>
                    <a:ln>
                      <a:noFill/>
                    </a:ln>
                  </pic:spPr>
                </pic:pic>
              </a:graphicData>
            </a:graphic>
          </wp:inline>
        </w:drawing>
      </w:r>
      <w:r w:rsidR="00A348B9">
        <w:rPr>
          <w:rFonts w:ascii="Times New Roman" w:eastAsia="Times New Roman" w:hAnsi="Times New Roman" w:cs="Times New Roman"/>
          <w:b/>
          <w:bCs/>
          <w:color w:val="4C94D8" w:themeColor="text2" w:themeTint="80"/>
          <w:kern w:val="0"/>
          <w:sz w:val="36"/>
          <w:szCs w:val="36"/>
          <w:lang w:eastAsia="en-IN" w:bidi="hi-IN"/>
          <w14:ligatures w14:val="none"/>
        </w:rPr>
        <w:br w:type="page"/>
      </w:r>
    </w:p>
    <w:p w14:paraId="0A553040" w14:textId="2C3D9D10" w:rsidR="00F343A0" w:rsidRPr="00D0744E" w:rsidRDefault="00F343A0" w:rsidP="00F343A0">
      <w:pPr>
        <w:spacing w:before="100" w:beforeAutospacing="1" w:after="100" w:afterAutospacing="1" w:line="240" w:lineRule="auto"/>
        <w:outlineLvl w:val="1"/>
        <w:rPr>
          <w:rFonts w:ascii="Times New Roman" w:eastAsia="Times New Roman" w:hAnsi="Times New Roman" w:cs="Times New Roman"/>
          <w:b/>
          <w:bCs/>
          <w:color w:val="4C94D8" w:themeColor="text2" w:themeTint="80"/>
          <w:kern w:val="0"/>
          <w:sz w:val="36"/>
          <w:szCs w:val="36"/>
          <w:lang w:eastAsia="en-IN" w:bidi="hi-IN"/>
          <w14:ligatures w14:val="none"/>
        </w:rPr>
      </w:pPr>
      <w:r w:rsidRPr="00D0744E">
        <w:rPr>
          <w:rFonts w:ascii="Times New Roman" w:eastAsia="Times New Roman" w:hAnsi="Times New Roman" w:cs="Times New Roman"/>
          <w:b/>
          <w:bCs/>
          <w:color w:val="4C94D8" w:themeColor="text2" w:themeTint="80"/>
          <w:kern w:val="0"/>
          <w:sz w:val="36"/>
          <w:szCs w:val="36"/>
          <w:lang w:eastAsia="en-IN" w:bidi="hi-IN"/>
          <w14:ligatures w14:val="none"/>
        </w:rPr>
        <w:lastRenderedPageBreak/>
        <w:t xml:space="preserve">Appendix </w:t>
      </w:r>
      <w:r>
        <w:rPr>
          <w:rFonts w:ascii="Times New Roman" w:eastAsia="Times New Roman" w:hAnsi="Times New Roman" w:cs="Times New Roman"/>
          <w:b/>
          <w:bCs/>
          <w:color w:val="4C94D8" w:themeColor="text2" w:themeTint="80"/>
          <w:kern w:val="0"/>
          <w:sz w:val="36"/>
          <w:szCs w:val="36"/>
          <w:lang w:eastAsia="en-IN" w:bidi="hi-IN"/>
          <w14:ligatures w14:val="none"/>
        </w:rPr>
        <w:t>4</w:t>
      </w:r>
    </w:p>
    <w:p w14:paraId="6A3EAC3E" w14:textId="761185CF" w:rsidR="00721427" w:rsidRDefault="00534749">
      <w:r w:rsidRPr="00534749">
        <w:rPr>
          <w:noProof/>
        </w:rPr>
        <w:drawing>
          <wp:inline distT="0" distB="0" distL="0" distR="0" wp14:anchorId="2CB97C17" wp14:editId="7D73CA72">
            <wp:extent cx="5731510" cy="2624455"/>
            <wp:effectExtent l="0" t="0" r="2540" b="4445"/>
            <wp:docPr id="28136626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2624455"/>
                    </a:xfrm>
                    <a:prstGeom prst="rect">
                      <a:avLst/>
                    </a:prstGeom>
                    <a:noFill/>
                    <a:ln>
                      <a:noFill/>
                    </a:ln>
                  </pic:spPr>
                </pic:pic>
              </a:graphicData>
            </a:graphic>
          </wp:inline>
        </w:drawing>
      </w:r>
    </w:p>
    <w:sectPr w:rsidR="00721427" w:rsidSect="00A348B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62027"/>
    <w:multiLevelType w:val="multilevel"/>
    <w:tmpl w:val="4E801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E95D74"/>
    <w:multiLevelType w:val="multilevel"/>
    <w:tmpl w:val="FB2A4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DF1F1D"/>
    <w:multiLevelType w:val="multilevel"/>
    <w:tmpl w:val="C0586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FE0020"/>
    <w:multiLevelType w:val="hybridMultilevel"/>
    <w:tmpl w:val="D4E61162"/>
    <w:lvl w:ilvl="0" w:tplc="1E0E5542">
      <w:start w:val="1"/>
      <w:numFmt w:val="bullet"/>
      <w:lvlText w:val="•"/>
      <w:lvlJc w:val="left"/>
      <w:pPr>
        <w:tabs>
          <w:tab w:val="num" w:pos="720"/>
        </w:tabs>
        <w:ind w:left="720" w:hanging="360"/>
      </w:pPr>
      <w:rPr>
        <w:rFonts w:ascii="Arial" w:hAnsi="Arial" w:hint="default"/>
      </w:rPr>
    </w:lvl>
    <w:lvl w:ilvl="1" w:tplc="362A41B8">
      <w:start w:val="1"/>
      <w:numFmt w:val="bullet"/>
      <w:lvlText w:val="•"/>
      <w:lvlJc w:val="left"/>
      <w:pPr>
        <w:tabs>
          <w:tab w:val="num" w:pos="1440"/>
        </w:tabs>
        <w:ind w:left="1440" w:hanging="360"/>
      </w:pPr>
      <w:rPr>
        <w:rFonts w:ascii="Arial" w:hAnsi="Arial" w:hint="default"/>
      </w:rPr>
    </w:lvl>
    <w:lvl w:ilvl="2" w:tplc="96D6FC5A" w:tentative="1">
      <w:start w:val="1"/>
      <w:numFmt w:val="bullet"/>
      <w:lvlText w:val="•"/>
      <w:lvlJc w:val="left"/>
      <w:pPr>
        <w:tabs>
          <w:tab w:val="num" w:pos="2160"/>
        </w:tabs>
        <w:ind w:left="2160" w:hanging="360"/>
      </w:pPr>
      <w:rPr>
        <w:rFonts w:ascii="Arial" w:hAnsi="Arial" w:hint="default"/>
      </w:rPr>
    </w:lvl>
    <w:lvl w:ilvl="3" w:tplc="A6F8F152" w:tentative="1">
      <w:start w:val="1"/>
      <w:numFmt w:val="bullet"/>
      <w:lvlText w:val="•"/>
      <w:lvlJc w:val="left"/>
      <w:pPr>
        <w:tabs>
          <w:tab w:val="num" w:pos="2880"/>
        </w:tabs>
        <w:ind w:left="2880" w:hanging="360"/>
      </w:pPr>
      <w:rPr>
        <w:rFonts w:ascii="Arial" w:hAnsi="Arial" w:hint="default"/>
      </w:rPr>
    </w:lvl>
    <w:lvl w:ilvl="4" w:tplc="8DE2BD26" w:tentative="1">
      <w:start w:val="1"/>
      <w:numFmt w:val="bullet"/>
      <w:lvlText w:val="•"/>
      <w:lvlJc w:val="left"/>
      <w:pPr>
        <w:tabs>
          <w:tab w:val="num" w:pos="3600"/>
        </w:tabs>
        <w:ind w:left="3600" w:hanging="360"/>
      </w:pPr>
      <w:rPr>
        <w:rFonts w:ascii="Arial" w:hAnsi="Arial" w:hint="default"/>
      </w:rPr>
    </w:lvl>
    <w:lvl w:ilvl="5" w:tplc="F5822A38" w:tentative="1">
      <w:start w:val="1"/>
      <w:numFmt w:val="bullet"/>
      <w:lvlText w:val="•"/>
      <w:lvlJc w:val="left"/>
      <w:pPr>
        <w:tabs>
          <w:tab w:val="num" w:pos="4320"/>
        </w:tabs>
        <w:ind w:left="4320" w:hanging="360"/>
      </w:pPr>
      <w:rPr>
        <w:rFonts w:ascii="Arial" w:hAnsi="Arial" w:hint="default"/>
      </w:rPr>
    </w:lvl>
    <w:lvl w:ilvl="6" w:tplc="216C9710" w:tentative="1">
      <w:start w:val="1"/>
      <w:numFmt w:val="bullet"/>
      <w:lvlText w:val="•"/>
      <w:lvlJc w:val="left"/>
      <w:pPr>
        <w:tabs>
          <w:tab w:val="num" w:pos="5040"/>
        </w:tabs>
        <w:ind w:left="5040" w:hanging="360"/>
      </w:pPr>
      <w:rPr>
        <w:rFonts w:ascii="Arial" w:hAnsi="Arial" w:hint="default"/>
      </w:rPr>
    </w:lvl>
    <w:lvl w:ilvl="7" w:tplc="B932497E" w:tentative="1">
      <w:start w:val="1"/>
      <w:numFmt w:val="bullet"/>
      <w:lvlText w:val="•"/>
      <w:lvlJc w:val="left"/>
      <w:pPr>
        <w:tabs>
          <w:tab w:val="num" w:pos="5760"/>
        </w:tabs>
        <w:ind w:left="5760" w:hanging="360"/>
      </w:pPr>
      <w:rPr>
        <w:rFonts w:ascii="Arial" w:hAnsi="Arial" w:hint="default"/>
      </w:rPr>
    </w:lvl>
    <w:lvl w:ilvl="8" w:tplc="F18E6A78"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3EB7464D"/>
    <w:multiLevelType w:val="hybridMultilevel"/>
    <w:tmpl w:val="88884CC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15:restartNumberingAfterBreak="0">
    <w:nsid w:val="42D539B9"/>
    <w:multiLevelType w:val="hybridMultilevel"/>
    <w:tmpl w:val="4882F42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49904D3E"/>
    <w:multiLevelType w:val="hybridMultilevel"/>
    <w:tmpl w:val="1988E98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 w15:restartNumberingAfterBreak="0">
    <w:nsid w:val="546E35D5"/>
    <w:multiLevelType w:val="multilevel"/>
    <w:tmpl w:val="EBF495E4"/>
    <w:lvl w:ilvl="0">
      <w:start w:val="1"/>
      <w:numFmt w:val="decimal"/>
      <w:lvlText w:val="%1.0"/>
      <w:lvlJc w:val="left"/>
      <w:pPr>
        <w:ind w:left="360" w:hanging="360"/>
      </w:pPr>
    </w:lvl>
    <w:lvl w:ilvl="1">
      <w:start w:val="1"/>
      <w:numFmt w:val="decimal"/>
      <w:lvlText w:val="%1.%2"/>
      <w:lvlJc w:val="left"/>
      <w:pPr>
        <w:ind w:left="1080" w:hanging="360"/>
      </w:pPr>
    </w:lvl>
    <w:lvl w:ilvl="2">
      <w:start w:val="1"/>
      <w:numFmt w:val="decimal"/>
      <w:lvlText w:val="%1.%2.%3"/>
      <w:lvlJc w:val="left"/>
      <w:pPr>
        <w:ind w:left="2160" w:hanging="720"/>
      </w:pPr>
    </w:lvl>
    <w:lvl w:ilvl="3">
      <w:start w:val="1"/>
      <w:numFmt w:val="decimal"/>
      <w:lvlText w:val="%1.%2.%3.%4"/>
      <w:lvlJc w:val="left"/>
      <w:pPr>
        <w:ind w:left="2880" w:hanging="720"/>
      </w:pPr>
    </w:lvl>
    <w:lvl w:ilvl="4">
      <w:start w:val="1"/>
      <w:numFmt w:val="decimal"/>
      <w:lvlText w:val="%1.%2.%3.%4.%5"/>
      <w:lvlJc w:val="left"/>
      <w:pPr>
        <w:ind w:left="3960" w:hanging="1080"/>
      </w:pPr>
    </w:lvl>
    <w:lvl w:ilvl="5">
      <w:start w:val="1"/>
      <w:numFmt w:val="decimal"/>
      <w:lvlText w:val="%1.%2.%3.%4.%5.%6"/>
      <w:lvlJc w:val="left"/>
      <w:pPr>
        <w:ind w:left="4680" w:hanging="1080"/>
      </w:pPr>
    </w:lvl>
    <w:lvl w:ilvl="6">
      <w:start w:val="1"/>
      <w:numFmt w:val="decimal"/>
      <w:lvlText w:val="%1.%2.%3.%4.%5.%6.%7"/>
      <w:lvlJc w:val="left"/>
      <w:pPr>
        <w:ind w:left="5760" w:hanging="1440"/>
      </w:pPr>
    </w:lvl>
    <w:lvl w:ilvl="7">
      <w:start w:val="1"/>
      <w:numFmt w:val="decimal"/>
      <w:lvlText w:val="%1.%2.%3.%4.%5.%6.%7.%8"/>
      <w:lvlJc w:val="left"/>
      <w:pPr>
        <w:ind w:left="6480" w:hanging="1440"/>
      </w:pPr>
    </w:lvl>
    <w:lvl w:ilvl="8">
      <w:start w:val="1"/>
      <w:numFmt w:val="decimal"/>
      <w:lvlText w:val="%1.%2.%3.%4.%5.%6.%7.%8.%9"/>
      <w:lvlJc w:val="left"/>
      <w:pPr>
        <w:ind w:left="7200" w:hanging="1440"/>
      </w:pPr>
    </w:lvl>
  </w:abstractNum>
  <w:abstractNum w:abstractNumId="8" w15:restartNumberingAfterBreak="0">
    <w:nsid w:val="5BD83D79"/>
    <w:multiLevelType w:val="multilevel"/>
    <w:tmpl w:val="012C7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F173D67"/>
    <w:multiLevelType w:val="hybridMultilevel"/>
    <w:tmpl w:val="AE5EF68A"/>
    <w:lvl w:ilvl="0" w:tplc="965CDFB8">
      <w:start w:val="1"/>
      <w:numFmt w:val="bullet"/>
      <w:lvlText w:val="•"/>
      <w:lvlJc w:val="left"/>
      <w:pPr>
        <w:tabs>
          <w:tab w:val="num" w:pos="720"/>
        </w:tabs>
        <w:ind w:left="720" w:hanging="360"/>
      </w:pPr>
      <w:rPr>
        <w:rFonts w:ascii="Arial" w:hAnsi="Arial" w:hint="default"/>
      </w:rPr>
    </w:lvl>
    <w:lvl w:ilvl="1" w:tplc="3FEEE780">
      <w:start w:val="1"/>
      <w:numFmt w:val="bullet"/>
      <w:lvlText w:val="•"/>
      <w:lvlJc w:val="left"/>
      <w:pPr>
        <w:tabs>
          <w:tab w:val="num" w:pos="1440"/>
        </w:tabs>
        <w:ind w:left="1440" w:hanging="360"/>
      </w:pPr>
      <w:rPr>
        <w:rFonts w:ascii="Arial" w:hAnsi="Arial" w:hint="default"/>
      </w:rPr>
    </w:lvl>
    <w:lvl w:ilvl="2" w:tplc="D9F4E27A" w:tentative="1">
      <w:start w:val="1"/>
      <w:numFmt w:val="bullet"/>
      <w:lvlText w:val="•"/>
      <w:lvlJc w:val="left"/>
      <w:pPr>
        <w:tabs>
          <w:tab w:val="num" w:pos="2160"/>
        </w:tabs>
        <w:ind w:left="2160" w:hanging="360"/>
      </w:pPr>
      <w:rPr>
        <w:rFonts w:ascii="Arial" w:hAnsi="Arial" w:hint="default"/>
      </w:rPr>
    </w:lvl>
    <w:lvl w:ilvl="3" w:tplc="E4D67A66" w:tentative="1">
      <w:start w:val="1"/>
      <w:numFmt w:val="bullet"/>
      <w:lvlText w:val="•"/>
      <w:lvlJc w:val="left"/>
      <w:pPr>
        <w:tabs>
          <w:tab w:val="num" w:pos="2880"/>
        </w:tabs>
        <w:ind w:left="2880" w:hanging="360"/>
      </w:pPr>
      <w:rPr>
        <w:rFonts w:ascii="Arial" w:hAnsi="Arial" w:hint="default"/>
      </w:rPr>
    </w:lvl>
    <w:lvl w:ilvl="4" w:tplc="F97EFEBE" w:tentative="1">
      <w:start w:val="1"/>
      <w:numFmt w:val="bullet"/>
      <w:lvlText w:val="•"/>
      <w:lvlJc w:val="left"/>
      <w:pPr>
        <w:tabs>
          <w:tab w:val="num" w:pos="3600"/>
        </w:tabs>
        <w:ind w:left="3600" w:hanging="360"/>
      </w:pPr>
      <w:rPr>
        <w:rFonts w:ascii="Arial" w:hAnsi="Arial" w:hint="default"/>
      </w:rPr>
    </w:lvl>
    <w:lvl w:ilvl="5" w:tplc="7A6AAC72" w:tentative="1">
      <w:start w:val="1"/>
      <w:numFmt w:val="bullet"/>
      <w:lvlText w:val="•"/>
      <w:lvlJc w:val="left"/>
      <w:pPr>
        <w:tabs>
          <w:tab w:val="num" w:pos="4320"/>
        </w:tabs>
        <w:ind w:left="4320" w:hanging="360"/>
      </w:pPr>
      <w:rPr>
        <w:rFonts w:ascii="Arial" w:hAnsi="Arial" w:hint="default"/>
      </w:rPr>
    </w:lvl>
    <w:lvl w:ilvl="6" w:tplc="34E839A2" w:tentative="1">
      <w:start w:val="1"/>
      <w:numFmt w:val="bullet"/>
      <w:lvlText w:val="•"/>
      <w:lvlJc w:val="left"/>
      <w:pPr>
        <w:tabs>
          <w:tab w:val="num" w:pos="5040"/>
        </w:tabs>
        <w:ind w:left="5040" w:hanging="360"/>
      </w:pPr>
      <w:rPr>
        <w:rFonts w:ascii="Arial" w:hAnsi="Arial" w:hint="default"/>
      </w:rPr>
    </w:lvl>
    <w:lvl w:ilvl="7" w:tplc="6F3855BA" w:tentative="1">
      <w:start w:val="1"/>
      <w:numFmt w:val="bullet"/>
      <w:lvlText w:val="•"/>
      <w:lvlJc w:val="left"/>
      <w:pPr>
        <w:tabs>
          <w:tab w:val="num" w:pos="5760"/>
        </w:tabs>
        <w:ind w:left="5760" w:hanging="360"/>
      </w:pPr>
      <w:rPr>
        <w:rFonts w:ascii="Arial" w:hAnsi="Arial" w:hint="default"/>
      </w:rPr>
    </w:lvl>
    <w:lvl w:ilvl="8" w:tplc="14569F52"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60B660B5"/>
    <w:multiLevelType w:val="hybridMultilevel"/>
    <w:tmpl w:val="A91E7B16"/>
    <w:lvl w:ilvl="0" w:tplc="7AFA25D0">
      <w:start w:val="1"/>
      <w:numFmt w:val="bullet"/>
      <w:lvlText w:val="•"/>
      <w:lvlJc w:val="left"/>
      <w:pPr>
        <w:tabs>
          <w:tab w:val="num" w:pos="720"/>
        </w:tabs>
        <w:ind w:left="720" w:hanging="360"/>
      </w:pPr>
      <w:rPr>
        <w:rFonts w:ascii="Arial" w:hAnsi="Arial" w:hint="default"/>
      </w:rPr>
    </w:lvl>
    <w:lvl w:ilvl="1" w:tplc="28FCC7F0">
      <w:start w:val="1"/>
      <w:numFmt w:val="bullet"/>
      <w:lvlText w:val="•"/>
      <w:lvlJc w:val="left"/>
      <w:pPr>
        <w:tabs>
          <w:tab w:val="num" w:pos="1440"/>
        </w:tabs>
        <w:ind w:left="1440" w:hanging="360"/>
      </w:pPr>
      <w:rPr>
        <w:rFonts w:ascii="Arial" w:hAnsi="Arial" w:hint="default"/>
      </w:rPr>
    </w:lvl>
    <w:lvl w:ilvl="2" w:tplc="E27C53EC" w:tentative="1">
      <w:start w:val="1"/>
      <w:numFmt w:val="bullet"/>
      <w:lvlText w:val="•"/>
      <w:lvlJc w:val="left"/>
      <w:pPr>
        <w:tabs>
          <w:tab w:val="num" w:pos="2160"/>
        </w:tabs>
        <w:ind w:left="2160" w:hanging="360"/>
      </w:pPr>
      <w:rPr>
        <w:rFonts w:ascii="Arial" w:hAnsi="Arial" w:hint="default"/>
      </w:rPr>
    </w:lvl>
    <w:lvl w:ilvl="3" w:tplc="1DEC2FC0" w:tentative="1">
      <w:start w:val="1"/>
      <w:numFmt w:val="bullet"/>
      <w:lvlText w:val="•"/>
      <w:lvlJc w:val="left"/>
      <w:pPr>
        <w:tabs>
          <w:tab w:val="num" w:pos="2880"/>
        </w:tabs>
        <w:ind w:left="2880" w:hanging="360"/>
      </w:pPr>
      <w:rPr>
        <w:rFonts w:ascii="Arial" w:hAnsi="Arial" w:hint="default"/>
      </w:rPr>
    </w:lvl>
    <w:lvl w:ilvl="4" w:tplc="3FDAFDE4" w:tentative="1">
      <w:start w:val="1"/>
      <w:numFmt w:val="bullet"/>
      <w:lvlText w:val="•"/>
      <w:lvlJc w:val="left"/>
      <w:pPr>
        <w:tabs>
          <w:tab w:val="num" w:pos="3600"/>
        </w:tabs>
        <w:ind w:left="3600" w:hanging="360"/>
      </w:pPr>
      <w:rPr>
        <w:rFonts w:ascii="Arial" w:hAnsi="Arial" w:hint="default"/>
      </w:rPr>
    </w:lvl>
    <w:lvl w:ilvl="5" w:tplc="D9BC8174" w:tentative="1">
      <w:start w:val="1"/>
      <w:numFmt w:val="bullet"/>
      <w:lvlText w:val="•"/>
      <w:lvlJc w:val="left"/>
      <w:pPr>
        <w:tabs>
          <w:tab w:val="num" w:pos="4320"/>
        </w:tabs>
        <w:ind w:left="4320" w:hanging="360"/>
      </w:pPr>
      <w:rPr>
        <w:rFonts w:ascii="Arial" w:hAnsi="Arial" w:hint="default"/>
      </w:rPr>
    </w:lvl>
    <w:lvl w:ilvl="6" w:tplc="D9144FFE" w:tentative="1">
      <w:start w:val="1"/>
      <w:numFmt w:val="bullet"/>
      <w:lvlText w:val="•"/>
      <w:lvlJc w:val="left"/>
      <w:pPr>
        <w:tabs>
          <w:tab w:val="num" w:pos="5040"/>
        </w:tabs>
        <w:ind w:left="5040" w:hanging="360"/>
      </w:pPr>
      <w:rPr>
        <w:rFonts w:ascii="Arial" w:hAnsi="Arial" w:hint="default"/>
      </w:rPr>
    </w:lvl>
    <w:lvl w:ilvl="7" w:tplc="5D4A4960" w:tentative="1">
      <w:start w:val="1"/>
      <w:numFmt w:val="bullet"/>
      <w:lvlText w:val="•"/>
      <w:lvlJc w:val="left"/>
      <w:pPr>
        <w:tabs>
          <w:tab w:val="num" w:pos="5760"/>
        </w:tabs>
        <w:ind w:left="5760" w:hanging="360"/>
      </w:pPr>
      <w:rPr>
        <w:rFonts w:ascii="Arial" w:hAnsi="Arial" w:hint="default"/>
      </w:rPr>
    </w:lvl>
    <w:lvl w:ilvl="8" w:tplc="7A3CD79C"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678951D9"/>
    <w:multiLevelType w:val="hybridMultilevel"/>
    <w:tmpl w:val="78A24674"/>
    <w:lvl w:ilvl="0" w:tplc="653ACD78">
      <w:start w:val="1"/>
      <w:numFmt w:val="bullet"/>
      <w:lvlText w:val="•"/>
      <w:lvlJc w:val="left"/>
      <w:pPr>
        <w:tabs>
          <w:tab w:val="num" w:pos="360"/>
        </w:tabs>
        <w:ind w:left="360" w:hanging="360"/>
      </w:pPr>
      <w:rPr>
        <w:rFonts w:ascii="Arial" w:hAnsi="Arial" w:hint="default"/>
      </w:rPr>
    </w:lvl>
    <w:lvl w:ilvl="1" w:tplc="F8649724">
      <w:start w:val="1"/>
      <w:numFmt w:val="bullet"/>
      <w:lvlText w:val="•"/>
      <w:lvlJc w:val="left"/>
      <w:pPr>
        <w:tabs>
          <w:tab w:val="num" w:pos="1080"/>
        </w:tabs>
        <w:ind w:left="1080" w:hanging="360"/>
      </w:pPr>
      <w:rPr>
        <w:rFonts w:ascii="Arial" w:hAnsi="Arial" w:hint="default"/>
      </w:rPr>
    </w:lvl>
    <w:lvl w:ilvl="2" w:tplc="B87032D6" w:tentative="1">
      <w:start w:val="1"/>
      <w:numFmt w:val="bullet"/>
      <w:lvlText w:val="•"/>
      <w:lvlJc w:val="left"/>
      <w:pPr>
        <w:tabs>
          <w:tab w:val="num" w:pos="1800"/>
        </w:tabs>
        <w:ind w:left="1800" w:hanging="360"/>
      </w:pPr>
      <w:rPr>
        <w:rFonts w:ascii="Arial" w:hAnsi="Arial" w:hint="default"/>
      </w:rPr>
    </w:lvl>
    <w:lvl w:ilvl="3" w:tplc="B508A0E2" w:tentative="1">
      <w:start w:val="1"/>
      <w:numFmt w:val="bullet"/>
      <w:lvlText w:val="•"/>
      <w:lvlJc w:val="left"/>
      <w:pPr>
        <w:tabs>
          <w:tab w:val="num" w:pos="2520"/>
        </w:tabs>
        <w:ind w:left="2520" w:hanging="360"/>
      </w:pPr>
      <w:rPr>
        <w:rFonts w:ascii="Arial" w:hAnsi="Arial" w:hint="default"/>
      </w:rPr>
    </w:lvl>
    <w:lvl w:ilvl="4" w:tplc="64741EB2" w:tentative="1">
      <w:start w:val="1"/>
      <w:numFmt w:val="bullet"/>
      <w:lvlText w:val="•"/>
      <w:lvlJc w:val="left"/>
      <w:pPr>
        <w:tabs>
          <w:tab w:val="num" w:pos="3240"/>
        </w:tabs>
        <w:ind w:left="3240" w:hanging="360"/>
      </w:pPr>
      <w:rPr>
        <w:rFonts w:ascii="Arial" w:hAnsi="Arial" w:hint="default"/>
      </w:rPr>
    </w:lvl>
    <w:lvl w:ilvl="5" w:tplc="00D42164" w:tentative="1">
      <w:start w:val="1"/>
      <w:numFmt w:val="bullet"/>
      <w:lvlText w:val="•"/>
      <w:lvlJc w:val="left"/>
      <w:pPr>
        <w:tabs>
          <w:tab w:val="num" w:pos="3960"/>
        </w:tabs>
        <w:ind w:left="3960" w:hanging="360"/>
      </w:pPr>
      <w:rPr>
        <w:rFonts w:ascii="Arial" w:hAnsi="Arial" w:hint="default"/>
      </w:rPr>
    </w:lvl>
    <w:lvl w:ilvl="6" w:tplc="69B009C4" w:tentative="1">
      <w:start w:val="1"/>
      <w:numFmt w:val="bullet"/>
      <w:lvlText w:val="•"/>
      <w:lvlJc w:val="left"/>
      <w:pPr>
        <w:tabs>
          <w:tab w:val="num" w:pos="4680"/>
        </w:tabs>
        <w:ind w:left="4680" w:hanging="360"/>
      </w:pPr>
      <w:rPr>
        <w:rFonts w:ascii="Arial" w:hAnsi="Arial" w:hint="default"/>
      </w:rPr>
    </w:lvl>
    <w:lvl w:ilvl="7" w:tplc="0B62EBB8" w:tentative="1">
      <w:start w:val="1"/>
      <w:numFmt w:val="bullet"/>
      <w:lvlText w:val="•"/>
      <w:lvlJc w:val="left"/>
      <w:pPr>
        <w:tabs>
          <w:tab w:val="num" w:pos="5400"/>
        </w:tabs>
        <w:ind w:left="5400" w:hanging="360"/>
      </w:pPr>
      <w:rPr>
        <w:rFonts w:ascii="Arial" w:hAnsi="Arial" w:hint="default"/>
      </w:rPr>
    </w:lvl>
    <w:lvl w:ilvl="8" w:tplc="79A4E678" w:tentative="1">
      <w:start w:val="1"/>
      <w:numFmt w:val="bullet"/>
      <w:lvlText w:val="•"/>
      <w:lvlJc w:val="left"/>
      <w:pPr>
        <w:tabs>
          <w:tab w:val="num" w:pos="6120"/>
        </w:tabs>
        <w:ind w:left="6120" w:hanging="360"/>
      </w:pPr>
      <w:rPr>
        <w:rFonts w:ascii="Arial" w:hAnsi="Arial" w:hint="default"/>
      </w:rPr>
    </w:lvl>
  </w:abstractNum>
  <w:abstractNum w:abstractNumId="12" w15:restartNumberingAfterBreak="0">
    <w:nsid w:val="6AE819CC"/>
    <w:multiLevelType w:val="hybridMultilevel"/>
    <w:tmpl w:val="8F08A3E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3" w15:restartNumberingAfterBreak="0">
    <w:nsid w:val="71634234"/>
    <w:multiLevelType w:val="hybridMultilevel"/>
    <w:tmpl w:val="F3A2484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699861137">
    <w:abstractNumId w:val="2"/>
  </w:num>
  <w:num w:numId="2" w16cid:durableId="755324557">
    <w:abstractNumId w:val="1"/>
  </w:num>
  <w:num w:numId="3" w16cid:durableId="1760831402">
    <w:abstractNumId w:val="8"/>
  </w:num>
  <w:num w:numId="4" w16cid:durableId="430787094">
    <w:abstractNumId w:val="0"/>
  </w:num>
  <w:num w:numId="5" w16cid:durableId="96753438">
    <w:abstractNumId w:val="3"/>
  </w:num>
  <w:num w:numId="6" w16cid:durableId="456531056">
    <w:abstractNumId w:val="11"/>
  </w:num>
  <w:num w:numId="7" w16cid:durableId="467430677">
    <w:abstractNumId w:val="10"/>
  </w:num>
  <w:num w:numId="8" w16cid:durableId="979069799">
    <w:abstractNumId w:val="9"/>
  </w:num>
  <w:num w:numId="9" w16cid:durableId="141112325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78211264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253514508">
    <w:abstractNumId w:val="13"/>
  </w:num>
  <w:num w:numId="12" w16cid:durableId="135144716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30076211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54349204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rathamesh Patki">
    <w15:presenceInfo w15:providerId="AD" w15:userId="S::prathamesh.patki@altigreen.com::c2d6cbc1-1d8f-4c4f-abba-712e74ab4b1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01EC"/>
    <w:rsid w:val="00001C08"/>
    <w:rsid w:val="00014260"/>
    <w:rsid w:val="00014F12"/>
    <w:rsid w:val="0002074E"/>
    <w:rsid w:val="000413C3"/>
    <w:rsid w:val="0006070C"/>
    <w:rsid w:val="0007434B"/>
    <w:rsid w:val="00084027"/>
    <w:rsid w:val="00090C84"/>
    <w:rsid w:val="000A1566"/>
    <w:rsid w:val="000B6EA2"/>
    <w:rsid w:val="000F41EE"/>
    <w:rsid w:val="000F7886"/>
    <w:rsid w:val="00111487"/>
    <w:rsid w:val="001253F0"/>
    <w:rsid w:val="00134360"/>
    <w:rsid w:val="00144870"/>
    <w:rsid w:val="00146929"/>
    <w:rsid w:val="0017593B"/>
    <w:rsid w:val="001812C9"/>
    <w:rsid w:val="00197F62"/>
    <w:rsid w:val="001A15E4"/>
    <w:rsid w:val="001A1DE2"/>
    <w:rsid w:val="001A4639"/>
    <w:rsid w:val="001A5A71"/>
    <w:rsid w:val="001B726D"/>
    <w:rsid w:val="001C2DFA"/>
    <w:rsid w:val="001C34B3"/>
    <w:rsid w:val="001D4342"/>
    <w:rsid w:val="001E630F"/>
    <w:rsid w:val="0020599C"/>
    <w:rsid w:val="00221139"/>
    <w:rsid w:val="0022664F"/>
    <w:rsid w:val="00227E21"/>
    <w:rsid w:val="00236B5D"/>
    <w:rsid w:val="00253CF2"/>
    <w:rsid w:val="00255860"/>
    <w:rsid w:val="002619BC"/>
    <w:rsid w:val="00262664"/>
    <w:rsid w:val="002805D7"/>
    <w:rsid w:val="00293628"/>
    <w:rsid w:val="00296B0D"/>
    <w:rsid w:val="002A1DB0"/>
    <w:rsid w:val="002A58F8"/>
    <w:rsid w:val="002B1430"/>
    <w:rsid w:val="002C12F4"/>
    <w:rsid w:val="002C19A9"/>
    <w:rsid w:val="002C4488"/>
    <w:rsid w:val="002C7083"/>
    <w:rsid w:val="002E1454"/>
    <w:rsid w:val="002F0A65"/>
    <w:rsid w:val="002F24E2"/>
    <w:rsid w:val="00312CAE"/>
    <w:rsid w:val="0032151F"/>
    <w:rsid w:val="0032298F"/>
    <w:rsid w:val="003234CE"/>
    <w:rsid w:val="0033291D"/>
    <w:rsid w:val="00346DBB"/>
    <w:rsid w:val="00352ACA"/>
    <w:rsid w:val="00355BDE"/>
    <w:rsid w:val="00356C63"/>
    <w:rsid w:val="00371753"/>
    <w:rsid w:val="003A17E9"/>
    <w:rsid w:val="003A3374"/>
    <w:rsid w:val="003B0D7D"/>
    <w:rsid w:val="003B3F98"/>
    <w:rsid w:val="003B4BD0"/>
    <w:rsid w:val="003F5751"/>
    <w:rsid w:val="003F5868"/>
    <w:rsid w:val="00400C06"/>
    <w:rsid w:val="00415011"/>
    <w:rsid w:val="00415A78"/>
    <w:rsid w:val="0042383B"/>
    <w:rsid w:val="00440BE3"/>
    <w:rsid w:val="004434A1"/>
    <w:rsid w:val="004601EC"/>
    <w:rsid w:val="00463042"/>
    <w:rsid w:val="00463538"/>
    <w:rsid w:val="00475FC1"/>
    <w:rsid w:val="00482EF1"/>
    <w:rsid w:val="004E0C33"/>
    <w:rsid w:val="0050004F"/>
    <w:rsid w:val="00502638"/>
    <w:rsid w:val="00513370"/>
    <w:rsid w:val="005240A2"/>
    <w:rsid w:val="00534749"/>
    <w:rsid w:val="00534AE3"/>
    <w:rsid w:val="00534F76"/>
    <w:rsid w:val="0055513C"/>
    <w:rsid w:val="00581B4D"/>
    <w:rsid w:val="005A5861"/>
    <w:rsid w:val="005B0CAB"/>
    <w:rsid w:val="005B697C"/>
    <w:rsid w:val="005C2388"/>
    <w:rsid w:val="005D2F0C"/>
    <w:rsid w:val="005D4468"/>
    <w:rsid w:val="005D4D56"/>
    <w:rsid w:val="005F2686"/>
    <w:rsid w:val="006010C5"/>
    <w:rsid w:val="00612F9D"/>
    <w:rsid w:val="00614468"/>
    <w:rsid w:val="006204FC"/>
    <w:rsid w:val="006213A6"/>
    <w:rsid w:val="00623D6D"/>
    <w:rsid w:val="0063254D"/>
    <w:rsid w:val="00640206"/>
    <w:rsid w:val="0064444D"/>
    <w:rsid w:val="00657554"/>
    <w:rsid w:val="0066171F"/>
    <w:rsid w:val="0066173A"/>
    <w:rsid w:val="0066506A"/>
    <w:rsid w:val="0067742A"/>
    <w:rsid w:val="00684D1B"/>
    <w:rsid w:val="006854F4"/>
    <w:rsid w:val="006A14ED"/>
    <w:rsid w:val="006D090C"/>
    <w:rsid w:val="006D1167"/>
    <w:rsid w:val="006D3A21"/>
    <w:rsid w:val="006F35A3"/>
    <w:rsid w:val="00712EB8"/>
    <w:rsid w:val="00713779"/>
    <w:rsid w:val="00716762"/>
    <w:rsid w:val="00721427"/>
    <w:rsid w:val="00760173"/>
    <w:rsid w:val="00793E15"/>
    <w:rsid w:val="007A70FC"/>
    <w:rsid w:val="007B37B8"/>
    <w:rsid w:val="007B3E9C"/>
    <w:rsid w:val="007C44AD"/>
    <w:rsid w:val="007D7A75"/>
    <w:rsid w:val="007E4BF2"/>
    <w:rsid w:val="007F1A76"/>
    <w:rsid w:val="007F2240"/>
    <w:rsid w:val="007F6F43"/>
    <w:rsid w:val="00801D03"/>
    <w:rsid w:val="008030EA"/>
    <w:rsid w:val="00810D17"/>
    <w:rsid w:val="00814F98"/>
    <w:rsid w:val="00817512"/>
    <w:rsid w:val="00822CC0"/>
    <w:rsid w:val="00851ADE"/>
    <w:rsid w:val="0085308A"/>
    <w:rsid w:val="00855DE4"/>
    <w:rsid w:val="0086361C"/>
    <w:rsid w:val="0087349E"/>
    <w:rsid w:val="00876B4F"/>
    <w:rsid w:val="00876FD9"/>
    <w:rsid w:val="00890A21"/>
    <w:rsid w:val="00897684"/>
    <w:rsid w:val="008A51E8"/>
    <w:rsid w:val="008B16CB"/>
    <w:rsid w:val="008B6F10"/>
    <w:rsid w:val="008E11B9"/>
    <w:rsid w:val="008E341A"/>
    <w:rsid w:val="008E5BAB"/>
    <w:rsid w:val="009002F7"/>
    <w:rsid w:val="009172C4"/>
    <w:rsid w:val="00933618"/>
    <w:rsid w:val="00937E15"/>
    <w:rsid w:val="00956997"/>
    <w:rsid w:val="00965AD6"/>
    <w:rsid w:val="00967A00"/>
    <w:rsid w:val="009930CC"/>
    <w:rsid w:val="009B3F3D"/>
    <w:rsid w:val="009D5684"/>
    <w:rsid w:val="00A161DA"/>
    <w:rsid w:val="00A16C6F"/>
    <w:rsid w:val="00A23ECB"/>
    <w:rsid w:val="00A25817"/>
    <w:rsid w:val="00A348B9"/>
    <w:rsid w:val="00A442D4"/>
    <w:rsid w:val="00A54D8D"/>
    <w:rsid w:val="00A769A2"/>
    <w:rsid w:val="00A804E9"/>
    <w:rsid w:val="00A97C1B"/>
    <w:rsid w:val="00AA5190"/>
    <w:rsid w:val="00AC2B8E"/>
    <w:rsid w:val="00AC3739"/>
    <w:rsid w:val="00AF0361"/>
    <w:rsid w:val="00AF3678"/>
    <w:rsid w:val="00B10DC1"/>
    <w:rsid w:val="00B2653D"/>
    <w:rsid w:val="00B4244E"/>
    <w:rsid w:val="00B52953"/>
    <w:rsid w:val="00B55FA3"/>
    <w:rsid w:val="00B84B60"/>
    <w:rsid w:val="00B9229E"/>
    <w:rsid w:val="00BA60E5"/>
    <w:rsid w:val="00BB6EC3"/>
    <w:rsid w:val="00BC773A"/>
    <w:rsid w:val="00BD137E"/>
    <w:rsid w:val="00BF1E13"/>
    <w:rsid w:val="00BF5421"/>
    <w:rsid w:val="00C1501D"/>
    <w:rsid w:val="00C312F2"/>
    <w:rsid w:val="00C37229"/>
    <w:rsid w:val="00C67E27"/>
    <w:rsid w:val="00C72C67"/>
    <w:rsid w:val="00C87876"/>
    <w:rsid w:val="00C9182D"/>
    <w:rsid w:val="00CA17F4"/>
    <w:rsid w:val="00CC2F94"/>
    <w:rsid w:val="00CF1AFC"/>
    <w:rsid w:val="00CF3FC7"/>
    <w:rsid w:val="00D0744E"/>
    <w:rsid w:val="00D20242"/>
    <w:rsid w:val="00D2182C"/>
    <w:rsid w:val="00D24D42"/>
    <w:rsid w:val="00D318B8"/>
    <w:rsid w:val="00D615BB"/>
    <w:rsid w:val="00D93D62"/>
    <w:rsid w:val="00D9436D"/>
    <w:rsid w:val="00DA255E"/>
    <w:rsid w:val="00DB65F1"/>
    <w:rsid w:val="00DC688F"/>
    <w:rsid w:val="00DD1B04"/>
    <w:rsid w:val="00DE2845"/>
    <w:rsid w:val="00DF5D4B"/>
    <w:rsid w:val="00E101E6"/>
    <w:rsid w:val="00E1030E"/>
    <w:rsid w:val="00E26FEE"/>
    <w:rsid w:val="00E34C4E"/>
    <w:rsid w:val="00E4475F"/>
    <w:rsid w:val="00E46334"/>
    <w:rsid w:val="00E54FB6"/>
    <w:rsid w:val="00E73DB2"/>
    <w:rsid w:val="00E909C8"/>
    <w:rsid w:val="00EB39CE"/>
    <w:rsid w:val="00EC30B6"/>
    <w:rsid w:val="00EC685E"/>
    <w:rsid w:val="00ED4529"/>
    <w:rsid w:val="00ED5608"/>
    <w:rsid w:val="00EF6C16"/>
    <w:rsid w:val="00F04BFE"/>
    <w:rsid w:val="00F22D7D"/>
    <w:rsid w:val="00F30A22"/>
    <w:rsid w:val="00F343A0"/>
    <w:rsid w:val="00F40F37"/>
    <w:rsid w:val="00F477D1"/>
    <w:rsid w:val="00F779D2"/>
    <w:rsid w:val="00F86CBB"/>
    <w:rsid w:val="00FB48DF"/>
    <w:rsid w:val="00FB74C0"/>
    <w:rsid w:val="00FC099C"/>
    <w:rsid w:val="00FC1C0E"/>
    <w:rsid w:val="00FE17A7"/>
    <w:rsid w:val="00FE2484"/>
    <w:rsid w:val="00FF17CE"/>
    <w:rsid w:val="00FF221C"/>
    <w:rsid w:val="00FF5727"/>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1BBFA5"/>
  <w15:chartTrackingRefBased/>
  <w15:docId w15:val="{7CD105B8-83F0-414D-8C5B-1CACB1B42E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01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601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601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601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601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01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01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01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01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01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601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601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601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601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601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01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01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01EC"/>
    <w:rPr>
      <w:rFonts w:eastAsiaTheme="majorEastAsia" w:cstheme="majorBidi"/>
      <w:color w:val="272727" w:themeColor="text1" w:themeTint="D8"/>
    </w:rPr>
  </w:style>
  <w:style w:type="paragraph" w:styleId="Title">
    <w:name w:val="Title"/>
    <w:basedOn w:val="Normal"/>
    <w:next w:val="Normal"/>
    <w:link w:val="TitleChar"/>
    <w:uiPriority w:val="10"/>
    <w:qFormat/>
    <w:rsid w:val="004601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01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01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01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01EC"/>
    <w:pPr>
      <w:spacing w:before="160"/>
      <w:jc w:val="center"/>
    </w:pPr>
    <w:rPr>
      <w:i/>
      <w:iCs/>
      <w:color w:val="404040" w:themeColor="text1" w:themeTint="BF"/>
    </w:rPr>
  </w:style>
  <w:style w:type="character" w:customStyle="1" w:styleId="QuoteChar">
    <w:name w:val="Quote Char"/>
    <w:basedOn w:val="DefaultParagraphFont"/>
    <w:link w:val="Quote"/>
    <w:uiPriority w:val="29"/>
    <w:rsid w:val="004601EC"/>
    <w:rPr>
      <w:i/>
      <w:iCs/>
      <w:color w:val="404040" w:themeColor="text1" w:themeTint="BF"/>
    </w:rPr>
  </w:style>
  <w:style w:type="paragraph" w:styleId="ListParagraph">
    <w:name w:val="List Paragraph"/>
    <w:basedOn w:val="Normal"/>
    <w:uiPriority w:val="34"/>
    <w:qFormat/>
    <w:rsid w:val="004601EC"/>
    <w:pPr>
      <w:ind w:left="720"/>
      <w:contextualSpacing/>
    </w:pPr>
  </w:style>
  <w:style w:type="character" w:styleId="IntenseEmphasis">
    <w:name w:val="Intense Emphasis"/>
    <w:basedOn w:val="DefaultParagraphFont"/>
    <w:uiPriority w:val="21"/>
    <w:qFormat/>
    <w:rsid w:val="004601EC"/>
    <w:rPr>
      <w:i/>
      <w:iCs/>
      <w:color w:val="0F4761" w:themeColor="accent1" w:themeShade="BF"/>
    </w:rPr>
  </w:style>
  <w:style w:type="paragraph" w:styleId="IntenseQuote">
    <w:name w:val="Intense Quote"/>
    <w:basedOn w:val="Normal"/>
    <w:next w:val="Normal"/>
    <w:link w:val="IntenseQuoteChar"/>
    <w:uiPriority w:val="30"/>
    <w:qFormat/>
    <w:rsid w:val="004601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01EC"/>
    <w:rPr>
      <w:i/>
      <w:iCs/>
      <w:color w:val="0F4761" w:themeColor="accent1" w:themeShade="BF"/>
    </w:rPr>
  </w:style>
  <w:style w:type="character" w:styleId="IntenseReference">
    <w:name w:val="Intense Reference"/>
    <w:basedOn w:val="DefaultParagraphFont"/>
    <w:uiPriority w:val="32"/>
    <w:qFormat/>
    <w:rsid w:val="004601EC"/>
    <w:rPr>
      <w:b/>
      <w:bCs/>
      <w:smallCaps/>
      <w:color w:val="0F4761" w:themeColor="accent1" w:themeShade="BF"/>
      <w:spacing w:val="5"/>
    </w:rPr>
  </w:style>
  <w:style w:type="paragraph" w:styleId="Revision">
    <w:name w:val="Revision"/>
    <w:hidden/>
    <w:uiPriority w:val="99"/>
    <w:semiHidden/>
    <w:rsid w:val="00BF542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emf"/><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microsoft.com/office/2011/relationships/people" Target="peop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6081</TotalTime>
  <Pages>19</Pages>
  <Words>4390</Words>
  <Characters>21429</Characters>
  <Application>Microsoft Office Word</Application>
  <DocSecurity>0</DocSecurity>
  <Lines>669</Lines>
  <Paragraphs>506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Prathamesh Patki</dc:creator>
  <cp:keywords/>
  <dc:description/>
  <cp:lastModifiedBy>Prathamesh Patki</cp:lastModifiedBy>
  <cp:revision>247</cp:revision>
  <dcterms:created xsi:type="dcterms:W3CDTF">2025-10-16T06:07:00Z</dcterms:created>
  <dcterms:modified xsi:type="dcterms:W3CDTF">2025-11-09T09:05:00Z</dcterms:modified>
</cp:coreProperties>
</file>